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97A1" w14:textId="4CF4D78F" w:rsidR="00D54DB4" w:rsidRPr="0062439C" w:rsidRDefault="002D7EBA" w:rsidP="00E721A9">
      <w:pPr>
        <w:pStyle w:val="DOP"/>
        <w:tabs>
          <w:tab w:val="left" w:pos="180"/>
        </w:tabs>
      </w:pPr>
      <w:bookmarkStart w:id="0" w:name="OLE_LINK1"/>
      <w:bookmarkStart w:id="1" w:name="OLE_LINK2"/>
      <w:r>
        <w:t>Wednesday June 7</w:t>
      </w:r>
      <w:r w:rsidR="00FE5BBA">
        <w:t>, 2023</w:t>
      </w:r>
      <w:r w:rsidR="00EA5D2D" w:rsidRPr="0062439C">
        <w:t>.</w:t>
      </w:r>
    </w:p>
    <w:p w14:paraId="7F95A7D6" w14:textId="6FA053F9" w:rsidR="00505C65" w:rsidRPr="002D7EBA" w:rsidRDefault="002D7EBA" w:rsidP="00505C65">
      <w:pPr>
        <w:pStyle w:val="DOI"/>
      </w:pPr>
      <w:r>
        <w:t xml:space="preserve">GitHub Repo: </w:t>
      </w:r>
      <w:hyperlink r:id="rId8" w:history="1">
        <w:r w:rsidRPr="002D7EBA">
          <w:rPr>
            <w:rStyle w:val="Hyperlink"/>
            <w:u w:val="none"/>
          </w:rPr>
          <w:t>Scalable-Recognition-using-Vocabulary-Tree</w:t>
        </w:r>
      </w:hyperlink>
    </w:p>
    <w:p w14:paraId="774CFF19" w14:textId="01B52B62" w:rsidR="00EA5D2D" w:rsidRPr="00084BD2" w:rsidRDefault="00FE5BBA" w:rsidP="00FE5BBA">
      <w:pPr>
        <w:pStyle w:val="PaperTitle"/>
      </w:pPr>
      <w:r>
        <w:t>Enhanced Vocabulary Trees for Real-Time Object Recognition in Image and Video Streams</w:t>
      </w:r>
    </w:p>
    <w:p w14:paraId="5FE3534C" w14:textId="59B71566" w:rsidR="00EA5D2D" w:rsidRPr="00084BD2" w:rsidRDefault="00FE5BBA" w:rsidP="005C261D">
      <w:pPr>
        <w:pStyle w:val="AU"/>
        <w:spacing w:after="0"/>
      </w:pPr>
      <w:r w:rsidRPr="00FE5BBA">
        <w:t>Sugam Jaiswal</w:t>
      </w:r>
      <w:r w:rsidR="005C261D" w:rsidRPr="005C261D">
        <w:rPr>
          <w:vertAlign w:val="superscript"/>
        </w:rPr>
        <w:t>1</w:t>
      </w:r>
      <w:r w:rsidR="00084BD2" w:rsidRPr="00084BD2">
        <w:t xml:space="preserve">, </w:t>
      </w:r>
      <w:r w:rsidRPr="00FE5BBA">
        <w:t>Arsheya Raj</w:t>
      </w:r>
      <w:r>
        <w:rPr>
          <w:vertAlign w:val="superscript"/>
        </w:rPr>
        <w:t>1</w:t>
      </w:r>
      <w:r w:rsidR="00084BD2" w:rsidRPr="00084BD2">
        <w:t xml:space="preserve">, and </w:t>
      </w:r>
      <w:r>
        <w:t>Josiah Zacharias</w:t>
      </w:r>
      <w:r>
        <w:rPr>
          <w:vertAlign w:val="superscript"/>
        </w:rPr>
        <w:t>1</w:t>
      </w:r>
    </w:p>
    <w:p w14:paraId="2EFF7622" w14:textId="35D5C059" w:rsidR="00084BD2" w:rsidRPr="005C261D" w:rsidRDefault="005C261D" w:rsidP="005C261D">
      <w:pPr>
        <w:pStyle w:val="PINoSpace"/>
        <w:ind w:firstLine="0"/>
        <w:rPr>
          <w:sz w:val="14"/>
          <w:szCs w:val="14"/>
        </w:rPr>
      </w:pPr>
      <w:r w:rsidRPr="005C261D">
        <w:rPr>
          <w:sz w:val="14"/>
          <w:szCs w:val="14"/>
          <w:vertAlign w:val="superscript"/>
        </w:rPr>
        <w:t>1</w:t>
      </w:r>
      <w:r w:rsidR="00FE5BBA">
        <w:rPr>
          <w:sz w:val="14"/>
          <w:szCs w:val="14"/>
        </w:rPr>
        <w:t xml:space="preserve">University of Washington Computing and Software Systems, Bothell WA </w:t>
      </w:r>
      <w:r w:rsidR="00084BD2" w:rsidRPr="005C261D">
        <w:rPr>
          <w:sz w:val="14"/>
          <w:szCs w:val="14"/>
        </w:rPr>
        <w:t xml:space="preserve">USA </w:t>
      </w:r>
    </w:p>
    <w:p w14:paraId="79CA19E1" w14:textId="77777777" w:rsidR="00760A6B" w:rsidRPr="008A571F" w:rsidRDefault="00760A6B" w:rsidP="00760A6B">
      <w:pPr>
        <w:pStyle w:val="PI"/>
        <w:spacing w:before="100" w:after="100"/>
        <w:ind w:right="1598" w:firstLine="0"/>
        <w:rPr>
          <w:sz w:val="16"/>
          <w:szCs w:val="16"/>
          <w:lang w:val="x-none" w:eastAsia="x-none"/>
        </w:rPr>
      </w:pPr>
      <w:r w:rsidRPr="008A571F">
        <w:rPr>
          <w:sz w:val="16"/>
          <w:szCs w:val="16"/>
          <w:lang w:val="x-none" w:eastAsia="x-none"/>
        </w:rPr>
        <w:t>Corresponding autho</w:t>
      </w:r>
      <w:r>
        <w:rPr>
          <w:sz w:val="16"/>
          <w:szCs w:val="16"/>
          <w:lang w:eastAsia="x-none"/>
        </w:rPr>
        <w:t>r</w:t>
      </w:r>
      <w:r w:rsidRPr="008A571F">
        <w:rPr>
          <w:sz w:val="16"/>
          <w:szCs w:val="16"/>
          <w:lang w:val="x-none" w:eastAsia="x-none"/>
        </w:rPr>
        <w:t xml:space="preserve">: </w:t>
      </w:r>
      <w:r>
        <w:rPr>
          <w:sz w:val="16"/>
          <w:szCs w:val="16"/>
          <w:lang w:eastAsia="x-none"/>
        </w:rPr>
        <w:t>Clark Olson</w:t>
      </w:r>
      <w:r w:rsidRPr="008A571F">
        <w:rPr>
          <w:sz w:val="16"/>
          <w:szCs w:val="16"/>
          <w:lang w:val="x-none" w:eastAsia="x-none"/>
        </w:rPr>
        <w:t xml:space="preserve"> (e-mail: </w:t>
      </w:r>
      <w:r w:rsidRPr="003E185E">
        <w:rPr>
          <w:sz w:val="16"/>
          <w:szCs w:val="16"/>
          <w:lang w:val="x-none" w:eastAsia="x-none"/>
        </w:rPr>
        <w:t>cfolson@uw.edu</w:t>
      </w:r>
      <w:r w:rsidRPr="008A571F">
        <w:rPr>
          <w:sz w:val="16"/>
          <w:szCs w:val="16"/>
          <w:lang w:val="x-none" w:eastAsia="x-none"/>
        </w:rPr>
        <w:t>).</w:t>
      </w:r>
    </w:p>
    <w:p w14:paraId="6C6620AA" w14:textId="7059A50B" w:rsidR="005C261D" w:rsidRPr="00464EC2" w:rsidRDefault="00464EC2" w:rsidP="005C261D">
      <w:pPr>
        <w:pStyle w:val="FootnoteText"/>
        <w:spacing w:after="540"/>
        <w:ind w:firstLine="0"/>
        <w:rPr>
          <w:lang w:val="en-US"/>
        </w:rPr>
      </w:pPr>
      <w:r>
        <w:rPr>
          <w:lang w:val="en-US"/>
        </w:rPr>
        <w:t xml:space="preserve">Special thanks to the University of Washington Bothell for sponsoring the class, and to </w:t>
      </w:r>
      <w:r w:rsidRPr="00464EC2">
        <w:rPr>
          <w:lang w:val="en-US"/>
        </w:rPr>
        <w:t>David Nist</w:t>
      </w:r>
      <w:r>
        <w:rPr>
          <w:lang w:val="en-US"/>
        </w:rPr>
        <w:t>é</w:t>
      </w:r>
      <w:r w:rsidRPr="00464EC2">
        <w:rPr>
          <w:lang w:val="en-US"/>
        </w:rPr>
        <w:t>r</w:t>
      </w:r>
      <w:r>
        <w:rPr>
          <w:lang w:val="en-US"/>
        </w:rPr>
        <w:t xml:space="preserve">, </w:t>
      </w:r>
      <w:r w:rsidRPr="00464EC2">
        <w:rPr>
          <w:lang w:val="en-US"/>
        </w:rPr>
        <w:t>Henrik Stew</w:t>
      </w:r>
      <w:r>
        <w:rPr>
          <w:lang w:val="en-US"/>
        </w:rPr>
        <w:t>é</w:t>
      </w:r>
      <w:r w:rsidRPr="00464EC2">
        <w:rPr>
          <w:lang w:val="en-US"/>
        </w:rPr>
        <w:t>nius</w:t>
      </w:r>
      <w:r>
        <w:rPr>
          <w:lang w:val="en-US"/>
        </w:rPr>
        <w:t>, and the U of Kentucky Computer Science team for their effort.</w:t>
      </w:r>
    </w:p>
    <w:p w14:paraId="22BB271B" w14:textId="42F10A2F" w:rsidR="00464EC2" w:rsidRDefault="00EA5D2D" w:rsidP="00464EC2">
      <w:pPr>
        <w:pStyle w:val="Abstract"/>
        <w:spacing w:after="120"/>
        <w:ind w:right="1382"/>
      </w:pPr>
      <w:r w:rsidRPr="00887BB0">
        <w:rPr>
          <w:rStyle w:val="H5CharChar"/>
        </w:rPr>
        <w:t>ABSTRACT</w:t>
      </w:r>
      <w:r w:rsidRPr="0062439C">
        <w:t xml:space="preserve"> </w:t>
      </w:r>
      <w:r w:rsidR="00464EC2">
        <w:t xml:space="preserve">This research paper explores the application of </w:t>
      </w:r>
      <w:r w:rsidR="00FD324E">
        <w:t xml:space="preserve">Hierarchical </w:t>
      </w:r>
      <w:r w:rsidR="00464EC2">
        <w:t>k-Means clustering trees in the field of computer vision, focusing on the influential work by Nister and Stewenius (CVPR 2006) and its extensions. The primary objective is to investigate the effectiveness and efficiency of this approach for visual recognition tasks. The study delves into the hierarchical structure of k-means clustering trees and evaluates their impact on recognition accuracy and computational efficiency. The research methodology involves an in-depth analysis of the original work and subsequent literature, along with implementing a program design based on the proposed methodology. The design includes steps such as dataset installation, feature detection using the ORB detector, k-means clustering, max voting, cluster reassignment, and noise calculations.</w:t>
      </w:r>
    </w:p>
    <w:p w14:paraId="25001565" w14:textId="437EC15F" w:rsidR="00EA5D2D" w:rsidRPr="00364197" w:rsidRDefault="00464EC2" w:rsidP="00464EC2">
      <w:pPr>
        <w:pStyle w:val="Abstract"/>
      </w:pPr>
      <w:r>
        <w:t xml:space="preserve">To evaluate the performance of the approach, experiments are conducted using publicly available datasets, with plans to explore larger datasets such as </w:t>
      </w:r>
      <w:r w:rsidR="00793BAB">
        <w:t xml:space="preserve">Microsoft </w:t>
      </w:r>
      <w:r>
        <w:t xml:space="preserve">COCO. The research also considers the exploration of alternative feature detectors </w:t>
      </w:r>
      <w:r w:rsidR="00793BAB">
        <w:t xml:space="preserve">like </w:t>
      </w:r>
      <w:r w:rsidR="009120C8">
        <w:t>SIFT, BRISK, and AKAZE</w:t>
      </w:r>
      <w:r w:rsidR="00793BAB">
        <w:t xml:space="preserve">, </w:t>
      </w:r>
      <w:r>
        <w:t>aiming to reduce noise and achieve higher accuracy. The findings of this research contribute to greater understanding of k-means clustering trees in computer vision and provide insights into their practical implementation. By comparing the results with the original research paper and exploring different methodologies, the study seeks to highlight the strengths and weaknesses of this approach and inspire further advancements in the field</w:t>
      </w:r>
      <w:r w:rsidR="00364197" w:rsidRPr="00364197">
        <w:t>.</w:t>
      </w:r>
    </w:p>
    <w:p w14:paraId="5D90FDC6" w14:textId="77E9D7E5" w:rsidR="00D828C6" w:rsidRPr="00887BB0" w:rsidRDefault="00D828C6" w:rsidP="003B3FFE">
      <w:pPr>
        <w:pStyle w:val="IT"/>
        <w:sectPr w:rsidR="00D828C6" w:rsidRPr="00887BB0" w:rsidSect="00F50781">
          <w:headerReference w:type="default" r:id="rId9"/>
          <w:footerReference w:type="even" r:id="rId10"/>
          <w:footerReference w:type="default" r:id="rId11"/>
          <w:footerReference w:type="first" r:id="rId12"/>
          <w:pgSz w:w="11520" w:h="15660" w:code="1"/>
          <w:pgMar w:top="1280" w:right="740" w:bottom="1040" w:left="740" w:header="360" w:footer="640" w:gutter="0"/>
          <w:cols w:space="720"/>
          <w:docGrid w:linePitch="360"/>
        </w:sectPr>
      </w:pPr>
      <w:r w:rsidRPr="007573E5">
        <w:rPr>
          <w:rStyle w:val="H5CharChar"/>
        </w:rPr>
        <w:t>INDEX TERMS</w:t>
      </w:r>
      <w:r w:rsidR="005C3955" w:rsidRPr="007573E5">
        <w:t xml:space="preserve"> </w:t>
      </w:r>
      <w:r w:rsidR="00464EC2">
        <w:t>Computer vision, image processing</w:t>
      </w:r>
      <w:r w:rsidR="00003D03">
        <w:t>,</w:t>
      </w:r>
      <w:r w:rsidR="00464EC2">
        <w:t xml:space="preserve"> feature extraction,</w:t>
      </w:r>
      <w:r w:rsidR="00003D03">
        <w:t xml:space="preserve"> </w:t>
      </w:r>
      <w:r w:rsidR="00464EC2">
        <w:t>clustering algorithms and pattern clustering,</w:t>
      </w:r>
      <w:r w:rsidR="00464EC2" w:rsidRPr="001D7281">
        <w:t xml:space="preserve"> </w:t>
      </w:r>
      <w:r w:rsidR="00464EC2">
        <w:t>hierarchical systems</w:t>
      </w:r>
    </w:p>
    <w:p w14:paraId="1E648433" w14:textId="46017ACC" w:rsidR="00D828C6" w:rsidRDefault="00D828C6" w:rsidP="00B54914">
      <w:pPr>
        <w:pStyle w:val="H1ListNoSpace"/>
      </w:pPr>
      <w:r w:rsidRPr="00F448F1">
        <w:t>INTRODUCTION</w:t>
      </w:r>
    </w:p>
    <w:p w14:paraId="7C220237" w14:textId="486C70EE" w:rsidR="00FD6192" w:rsidRPr="0089103B" w:rsidRDefault="00FD6192" w:rsidP="00FD6192">
      <w:pPr>
        <w:pStyle w:val="PARA"/>
        <w:spacing w:before="60" w:after="60"/>
        <w:rPr>
          <w:spacing w:val="2"/>
        </w:rPr>
      </w:pPr>
      <w:r w:rsidRPr="0089103B">
        <w:rPr>
          <w:spacing w:val="2"/>
        </w:rPr>
        <w:t>In recent years, computer vision has emerged as a vital field of research, with applications spanning various domains, including image recognition, object detection, and scene understanding. The ability to extract meaningful information from visual data plays a crucial role in numerous real-world applications, such as autonomous driving, surveillance systems, and augmented reality. One of the fundamental challenges in computer vision is developing efficient and accurate algorithms that can handle the complexity and variability of visual data.</w:t>
      </w:r>
    </w:p>
    <w:p w14:paraId="3FBBF9AF" w14:textId="759AF379" w:rsidR="00FD6192" w:rsidRPr="0089103B" w:rsidRDefault="00FD6192" w:rsidP="00FD6192">
      <w:pPr>
        <w:pStyle w:val="PARA"/>
        <w:spacing w:before="60" w:after="60"/>
        <w:rPr>
          <w:spacing w:val="2"/>
        </w:rPr>
      </w:pPr>
      <w:r w:rsidRPr="0089103B">
        <w:rPr>
          <w:spacing w:val="2"/>
        </w:rPr>
        <w:t xml:space="preserve">This research paper focuses on the application of k-means clustering trees in computer vision, inspired by the seminal work presented by </w:t>
      </w:r>
      <w:r w:rsidR="001B2170">
        <w:rPr>
          <w:spacing w:val="2"/>
        </w:rPr>
        <w:t>Nistér</w:t>
      </w:r>
      <w:r w:rsidRPr="0089103B">
        <w:rPr>
          <w:spacing w:val="2"/>
        </w:rPr>
        <w:t xml:space="preserve"> and Stew</w:t>
      </w:r>
      <w:r w:rsidR="001B2170">
        <w:rPr>
          <w:spacing w:val="2"/>
        </w:rPr>
        <w:t>é</w:t>
      </w:r>
      <w:r w:rsidRPr="0089103B">
        <w:rPr>
          <w:spacing w:val="2"/>
        </w:rPr>
        <w:t>nius in their paper "</w:t>
      </w:r>
      <w:r w:rsidRPr="00187832">
        <w:rPr>
          <w:i/>
          <w:iCs/>
          <w:spacing w:val="2"/>
        </w:rPr>
        <w:t>Scalable Recognition with a Vocabulary Tree</w:t>
      </w:r>
      <w:r w:rsidRPr="0089103B">
        <w:rPr>
          <w:spacing w:val="2"/>
        </w:rPr>
        <w:t>"</w:t>
      </w:r>
      <w:hyperlink w:anchor="one" w:history="1">
        <w:r w:rsidR="001B2170" w:rsidRPr="001B2170">
          <w:rPr>
            <w:rStyle w:val="Hyperlink"/>
            <w:b/>
            <w:bCs/>
            <w:spacing w:val="2"/>
            <w:vertAlign w:val="superscript"/>
          </w:rPr>
          <w:t>1</w:t>
        </w:r>
      </w:hyperlink>
      <w:r w:rsidRPr="0089103B">
        <w:rPr>
          <w:spacing w:val="2"/>
        </w:rPr>
        <w:t xml:space="preserve">. The primary objective is to explore the effectiveness and efficiency of this approach for visual recognition tasks. By </w:t>
      </w:r>
      <w:r w:rsidRPr="0089103B">
        <w:rPr>
          <w:spacing w:val="2"/>
        </w:rPr>
        <w:t>investigating the hierarchical structure of k-means clustering trees, the study aims to enhance recognition accuracy while minimizing computational complexity.</w:t>
      </w:r>
    </w:p>
    <w:p w14:paraId="2966723C" w14:textId="77777777" w:rsidR="00FD6192" w:rsidRPr="0089103B" w:rsidRDefault="00FD6192" w:rsidP="00FD6192">
      <w:pPr>
        <w:pStyle w:val="PARA"/>
        <w:spacing w:before="60" w:after="60"/>
        <w:rPr>
          <w:spacing w:val="2"/>
        </w:rPr>
      </w:pPr>
      <w:r w:rsidRPr="0089103B">
        <w:rPr>
          <w:spacing w:val="2"/>
        </w:rPr>
        <w:t>The motivation behind utilizing k-means clustering trees lies in their potential to address the limitations of traditional methods in visual recognition. Conventional approaches often struggle to efficiently handle large-scale datasets and achieve robust recognition in the presence of noise and variations. The hierarchical structure of k-means clustering trees offers a systematic framework for organizing visual data, enabling efficient search and retrieval.</w:t>
      </w:r>
    </w:p>
    <w:p w14:paraId="5A394275" w14:textId="6793193D" w:rsidR="00FD6192" w:rsidRPr="0089103B" w:rsidRDefault="00FD6192" w:rsidP="00FD6192">
      <w:pPr>
        <w:pStyle w:val="PARA"/>
        <w:spacing w:before="60" w:after="60"/>
        <w:rPr>
          <w:spacing w:val="2"/>
        </w:rPr>
      </w:pPr>
      <w:r w:rsidRPr="0089103B">
        <w:rPr>
          <w:spacing w:val="2"/>
        </w:rPr>
        <w:t xml:space="preserve">The research methodology involves a comprehensive analysis of the original work by </w:t>
      </w:r>
      <w:r w:rsidR="00BA1CBF">
        <w:rPr>
          <w:spacing w:val="2"/>
        </w:rPr>
        <w:t>Nistér</w:t>
      </w:r>
      <w:r w:rsidR="00BA1CBF" w:rsidRPr="0089103B">
        <w:rPr>
          <w:spacing w:val="2"/>
        </w:rPr>
        <w:t xml:space="preserve"> and Stew</w:t>
      </w:r>
      <w:r w:rsidR="00BA1CBF">
        <w:rPr>
          <w:spacing w:val="2"/>
        </w:rPr>
        <w:t>é</w:t>
      </w:r>
      <w:r w:rsidR="00BA1CBF" w:rsidRPr="0089103B">
        <w:rPr>
          <w:spacing w:val="2"/>
        </w:rPr>
        <w:t>nius</w:t>
      </w:r>
      <w:r w:rsidRPr="0089103B">
        <w:rPr>
          <w:spacing w:val="2"/>
        </w:rPr>
        <w:t>, along with subsequent literature and implementations that have built upon their foundations. Furthermore, a program design is developed, incorporating steps such as dataset installation, feature detection using the ORB detector, k-</w:t>
      </w:r>
      <w:r w:rsidRPr="0089103B">
        <w:rPr>
          <w:spacing w:val="2"/>
        </w:rPr>
        <w:lastRenderedPageBreak/>
        <w:t xml:space="preserve">means clustering, max voting, cluster reassignment, and noise calculation. The performance of the proposed approach is evaluated using publicly available datasets, </w:t>
      </w:r>
      <w:r w:rsidR="005065A9">
        <w:rPr>
          <w:noProof/>
        </w:rPr>
        <w:drawing>
          <wp:anchor distT="0" distB="0" distL="114300" distR="114300" simplePos="0" relativeHeight="251658240" behindDoc="0" locked="0" layoutInCell="1" allowOverlap="1" wp14:anchorId="0406D920" wp14:editId="57494232">
            <wp:simplePos x="0" y="0"/>
            <wp:positionH relativeFrom="column">
              <wp:posOffset>3314700</wp:posOffset>
            </wp:positionH>
            <wp:positionV relativeFrom="paragraph">
              <wp:posOffset>611481</wp:posOffset>
            </wp:positionV>
            <wp:extent cx="3039745" cy="716915"/>
            <wp:effectExtent l="0" t="0" r="0" b="0"/>
            <wp:wrapSquare wrapText="bothSides"/>
            <wp:docPr id="869602727" name="Picture 8696027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02727" name="Picture 2" descr="Chart, rad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745" cy="716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103B">
        <w:rPr>
          <w:spacing w:val="2"/>
        </w:rPr>
        <w:t>with plans to explore larger datasets like COCO in the future.</w:t>
      </w:r>
    </w:p>
    <w:p w14:paraId="61B77A76" w14:textId="77777777" w:rsidR="00FD6192" w:rsidRPr="00E91452" w:rsidRDefault="00FD6192" w:rsidP="00FD6192">
      <w:pPr>
        <w:pStyle w:val="PARA"/>
        <w:spacing w:before="60" w:after="60"/>
      </w:pPr>
      <w:r w:rsidRPr="0089103B">
        <w:rPr>
          <w:spacing w:val="2"/>
        </w:rPr>
        <w:t>By examining the strengths and weaknesses of the k-means clustering tree approach, this research aims to contribute to the existing body of knowledge in computer vision. Through empirical evaluation and comparison with the results presented in the original research paper, this study seeks to shed light on the practical implications and potential improvements in visual recognition tasks. The findings and insights derived from this research can pave the way for future advancements in the field, leading to more accurate and efficient computer vision systems.</w:t>
      </w:r>
    </w:p>
    <w:p w14:paraId="06514885" w14:textId="50FA1F8E" w:rsidR="00FD6192" w:rsidRDefault="00FD6192" w:rsidP="00FD6192">
      <w:pPr>
        <w:pStyle w:val="H1ListNoSpace"/>
        <w:numPr>
          <w:ilvl w:val="0"/>
          <w:numId w:val="0"/>
        </w:numPr>
        <w:ind w:left="360" w:hanging="360"/>
      </w:pPr>
    </w:p>
    <w:p w14:paraId="65A01BEA" w14:textId="77777777" w:rsidR="00FD6192" w:rsidRPr="006777B9" w:rsidRDefault="00FD6192" w:rsidP="00FD6192">
      <w:pPr>
        <w:pStyle w:val="H1ListSpace"/>
      </w:pPr>
      <w:r>
        <w:t>APPROACH &amp; METHODOLOGY</w:t>
      </w:r>
    </w:p>
    <w:p w14:paraId="122D42C0" w14:textId="75A2496C" w:rsidR="00FD6192" w:rsidRDefault="00C05784" w:rsidP="00FD6192">
      <w:pPr>
        <w:pStyle w:val="H2First"/>
      </w:pPr>
      <w:r>
        <w:rPr>
          <w:noProof/>
        </w:rPr>
        <w:drawing>
          <wp:anchor distT="0" distB="0" distL="114300" distR="114300" simplePos="0" relativeHeight="251658245" behindDoc="0" locked="0" layoutInCell="1" allowOverlap="1" wp14:anchorId="42A0E1AF" wp14:editId="05132893">
            <wp:simplePos x="0" y="0"/>
            <wp:positionH relativeFrom="column">
              <wp:posOffset>-160020</wp:posOffset>
            </wp:positionH>
            <wp:positionV relativeFrom="paragraph">
              <wp:posOffset>1390015</wp:posOffset>
            </wp:positionV>
            <wp:extent cx="3337560" cy="1805940"/>
            <wp:effectExtent l="0" t="0" r="0" b="0"/>
            <wp:wrapTopAndBottom/>
            <wp:docPr id="423814806" name="Picture 42381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80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1805940"/>
                    </a:xfrm>
                    <a:prstGeom prst="rect">
                      <a:avLst/>
                    </a:prstGeom>
                  </pic:spPr>
                </pic:pic>
              </a:graphicData>
            </a:graphic>
            <wp14:sizeRelH relativeFrom="page">
              <wp14:pctWidth>0</wp14:pctWidth>
            </wp14:sizeRelH>
            <wp14:sizeRelV relativeFrom="page">
              <wp14:pctHeight>0</wp14:pctHeight>
            </wp14:sizeRelV>
          </wp:anchor>
        </w:drawing>
      </w:r>
      <w:r w:rsidR="00FD6192">
        <w:t>Feature Extraction</w:t>
      </w:r>
    </w:p>
    <w:p w14:paraId="7180428D" w14:textId="6B57D330" w:rsidR="00350226" w:rsidRPr="0028515B" w:rsidRDefault="00656251" w:rsidP="00FD6192">
      <w:pPr>
        <w:pStyle w:val="PARA"/>
        <w:spacing w:before="60" w:after="60"/>
        <w:rPr>
          <w:spacing w:val="2"/>
        </w:rPr>
      </w:pPr>
      <w:r>
        <w:rPr>
          <w:spacing w:val="2"/>
        </w:rPr>
        <w:t>Like</w:t>
      </w:r>
      <w:r w:rsidR="004A0433">
        <w:rPr>
          <w:spacing w:val="2"/>
        </w:rPr>
        <w:t xml:space="preserve"> t</w:t>
      </w:r>
      <w:r w:rsidR="00FD6192" w:rsidRPr="0028515B">
        <w:rPr>
          <w:spacing w:val="2"/>
        </w:rPr>
        <w:t>he authors</w:t>
      </w:r>
      <w:r w:rsidR="004A0433">
        <w:rPr>
          <w:spacing w:val="2"/>
        </w:rPr>
        <w:t>, we’ve</w:t>
      </w:r>
      <w:r w:rsidR="00FD6192" w:rsidRPr="0028515B">
        <w:rPr>
          <w:spacing w:val="2"/>
        </w:rPr>
        <w:t xml:space="preserve"> adopt</w:t>
      </w:r>
      <w:r w:rsidR="004A0433">
        <w:rPr>
          <w:spacing w:val="2"/>
        </w:rPr>
        <w:t>ed</w:t>
      </w:r>
      <w:r w:rsidR="00FD6192" w:rsidRPr="0028515B">
        <w:rPr>
          <w:spacing w:val="2"/>
        </w:rPr>
        <w:t xml:space="preserve"> the bag-of-visual-words representation, where local image features (e.g., SIFT descriptors) are extracted and quantized into visual words using clustering algorithms like k-means. This representation captures the frequency distribution of visual words in an image.</w:t>
      </w:r>
    </w:p>
    <w:p w14:paraId="0DC9D078" w14:textId="19A02A83" w:rsidR="00FD6192" w:rsidRDefault="00FD6192" w:rsidP="00FD6192"/>
    <w:p w14:paraId="124F5540" w14:textId="5108D95A" w:rsidR="00FD6192" w:rsidRPr="00F4223D" w:rsidRDefault="00FD6192" w:rsidP="00FD6192">
      <w:pPr>
        <w:pStyle w:val="FigCaption"/>
        <w:rPr>
          <w:b w:val="0"/>
          <w:bCs w:val="0"/>
        </w:rPr>
      </w:pPr>
      <w:r>
        <w:t>Feature extraction</w:t>
      </w:r>
      <w:r w:rsidR="00F4223D">
        <w:t xml:space="preserve">: </w:t>
      </w:r>
      <w:r w:rsidRPr="00F4223D">
        <w:rPr>
          <w:b w:val="0"/>
          <w:bCs w:val="0"/>
        </w:rPr>
        <w:t>which we</w:t>
      </w:r>
      <w:r w:rsidR="00AD3E2E" w:rsidRPr="00F4223D">
        <w:rPr>
          <w:b w:val="0"/>
          <w:bCs w:val="0"/>
        </w:rPr>
        <w:t xml:space="preserve"> used SIFT, ORB, BRISK, and AKAZE</w:t>
      </w:r>
      <w:r w:rsidR="00F4223D" w:rsidRPr="00F4223D">
        <w:rPr>
          <w:b w:val="0"/>
          <w:bCs w:val="0"/>
        </w:rPr>
        <w:t>.</w:t>
      </w:r>
    </w:p>
    <w:p w14:paraId="088640EF" w14:textId="19B913E6" w:rsidR="00FD6192" w:rsidRDefault="00FB5F53" w:rsidP="00FD6192">
      <w:pPr>
        <w:pStyle w:val="PARAIndent"/>
        <w:ind w:firstLine="0"/>
      </w:pPr>
      <w:r>
        <w:rPr>
          <w:noProof/>
        </w:rPr>
        <w:drawing>
          <wp:anchor distT="0" distB="91440" distL="114300" distR="114300" simplePos="0" relativeHeight="251658241" behindDoc="0" locked="0" layoutInCell="1" allowOverlap="1" wp14:anchorId="258376FB" wp14:editId="22780C9B">
            <wp:simplePos x="0" y="0"/>
            <wp:positionH relativeFrom="column">
              <wp:posOffset>3332062</wp:posOffset>
            </wp:positionH>
            <wp:positionV relativeFrom="paragraph">
              <wp:posOffset>208264</wp:posOffset>
            </wp:positionV>
            <wp:extent cx="3035808" cy="713232"/>
            <wp:effectExtent l="0" t="0" r="0" b="0"/>
            <wp:wrapSquare wrapText="bothSides"/>
            <wp:docPr id="140648370" name="Picture 1406483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370" name="Picture 4" descr="Graphical user interfac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35808" cy="7132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E41B3" w14:textId="56281AE4" w:rsidR="00FB5F53" w:rsidRDefault="00925110" w:rsidP="00FD6192">
      <w:pPr>
        <w:pStyle w:val="PARAIndent"/>
        <w:ind w:firstLine="0"/>
      </w:pPr>
      <w:r>
        <w:t>First</w:t>
      </w:r>
      <w:r w:rsidR="0079352E">
        <w:t>,</w:t>
      </w:r>
      <w:r w:rsidR="00AD3E2E">
        <w:t xml:space="preserve"> we extracted </w:t>
      </w:r>
      <w:r w:rsidR="009067ED" w:rsidRPr="009067ED">
        <w:t>descriptors for each patch relative to the canonical directions</w:t>
      </w:r>
      <w:r w:rsidR="001A4F72">
        <w:t xml:space="preserve">, which </w:t>
      </w:r>
      <w:r w:rsidR="009067ED" w:rsidRPr="009067ED">
        <w:t>are vectors that describe the local appearance of the patch</w:t>
      </w:r>
      <w:r w:rsidR="001A1899">
        <w:t xml:space="preserve"> (Fig 1)</w:t>
      </w:r>
      <w:r w:rsidR="009067ED" w:rsidRPr="009067ED">
        <w:t>.</w:t>
      </w:r>
      <w:r w:rsidR="00157138">
        <w:t xml:space="preserve"> Once we </w:t>
      </w:r>
      <w:r w:rsidR="00A342E4">
        <w:t>extracted the features from all the images in the test, we q</w:t>
      </w:r>
      <w:r w:rsidR="00A342E4" w:rsidRPr="00A342E4">
        <w:t>uantize</w:t>
      </w:r>
      <w:r w:rsidR="00A342E4">
        <w:t>d</w:t>
      </w:r>
      <w:r w:rsidR="00A342E4" w:rsidRPr="00A342E4">
        <w:t xml:space="preserve"> the descriptors with a vocabulary tree</w:t>
      </w:r>
      <w:r w:rsidR="00A342E4">
        <w:t>—</w:t>
      </w:r>
      <w:r w:rsidR="00A342E4" w:rsidRPr="00A342E4">
        <w:t>a hierarchical structure that clusters similar descriptors into nodes</w:t>
      </w:r>
      <w:r w:rsidR="0079352E">
        <w:t>.</w:t>
      </w:r>
    </w:p>
    <w:p w14:paraId="2175CBA5" w14:textId="70F6D06B" w:rsidR="00FD6192" w:rsidRDefault="00925110" w:rsidP="00FD6192">
      <w:pPr>
        <w:pStyle w:val="H2First"/>
      </w:pPr>
      <w:r>
        <w:rPr>
          <w:noProof/>
        </w:rPr>
        <w:t xml:space="preserve">Hierarchical </w:t>
      </w:r>
      <w:r w:rsidR="00FD6192">
        <w:rPr>
          <w:noProof/>
        </w:rPr>
        <w:t xml:space="preserve">k-Means Clustering </w:t>
      </w:r>
      <w:r w:rsidR="00A342E4">
        <w:rPr>
          <w:noProof/>
        </w:rPr>
        <w:t xml:space="preserve">Vocabulary </w:t>
      </w:r>
      <w:r w:rsidR="00FD6192">
        <w:rPr>
          <w:noProof/>
        </w:rPr>
        <w:t>Tree</w:t>
      </w:r>
    </w:p>
    <w:p w14:paraId="3F1242F9" w14:textId="596499D2" w:rsidR="00FD6192" w:rsidRPr="0028515B" w:rsidRDefault="00A342E4" w:rsidP="00FD6192">
      <w:pPr>
        <w:pStyle w:val="PARA"/>
        <w:spacing w:before="60" w:after="60"/>
        <w:rPr>
          <w:spacing w:val="2"/>
        </w:rPr>
      </w:pPr>
      <w:r>
        <w:rPr>
          <w:spacing w:val="2"/>
        </w:rPr>
        <w:t>We initially followed the author’s approach to construct</w:t>
      </w:r>
      <w:r w:rsidR="00FD6192" w:rsidRPr="0028515B">
        <w:rPr>
          <w:spacing w:val="2"/>
        </w:rPr>
        <w:t xml:space="preserve"> a hierarchical data structure called a Vocabulary Tree</w:t>
      </w:r>
      <w:r>
        <w:rPr>
          <w:spacing w:val="2"/>
        </w:rPr>
        <w:t>, which</w:t>
      </w:r>
      <w:r w:rsidR="0079352E">
        <w:rPr>
          <w:spacing w:val="2"/>
        </w:rPr>
        <w:t xml:space="preserve"> </w:t>
      </w:r>
      <w:r w:rsidR="00FD6192" w:rsidRPr="0028515B">
        <w:rPr>
          <w:spacing w:val="2"/>
        </w:rPr>
        <w:t>organizes the visual words in a tree-like structure where each node represents a cluster of visual words</w:t>
      </w:r>
      <w:r w:rsidR="001A1899">
        <w:rPr>
          <w:spacing w:val="2"/>
        </w:rPr>
        <w:t xml:space="preserve"> (Fig 2)</w:t>
      </w:r>
      <w:r w:rsidR="00FD6192" w:rsidRPr="0028515B">
        <w:rPr>
          <w:spacing w:val="2"/>
        </w:rPr>
        <w:t>. The construction process involves recursively partitioning the visual word space using clustering algorithms like k-means.</w:t>
      </w:r>
      <w:r w:rsidR="004A1389">
        <w:rPr>
          <w:spacing w:val="2"/>
        </w:rPr>
        <w:t xml:space="preserve"> We </w:t>
      </w:r>
      <w:r w:rsidR="004A1389" w:rsidRPr="004A1389">
        <w:rPr>
          <w:spacing w:val="2"/>
        </w:rPr>
        <w:t>use</w:t>
      </w:r>
      <w:r w:rsidR="004A1389">
        <w:rPr>
          <w:spacing w:val="2"/>
        </w:rPr>
        <w:t>d</w:t>
      </w:r>
      <w:r w:rsidR="004A1389" w:rsidRPr="004A1389">
        <w:rPr>
          <w:spacing w:val="2"/>
        </w:rPr>
        <w:t xml:space="preserve"> a branching factor (k) and tree depth (L) to determine the total number of leaf nodes in the tree</w:t>
      </w:r>
      <w:r w:rsidR="00501EE8">
        <w:rPr>
          <w:spacing w:val="2"/>
        </w:rPr>
        <w:t>.</w:t>
      </w:r>
    </w:p>
    <w:p w14:paraId="3AA00F9E" w14:textId="0AEEF2A1" w:rsidR="00FD6192" w:rsidRPr="00F4223D" w:rsidRDefault="00FD6192" w:rsidP="00FD6192">
      <w:pPr>
        <w:pStyle w:val="FigCaption"/>
        <w:rPr>
          <w:b w:val="0"/>
          <w:bCs w:val="0"/>
        </w:rPr>
      </w:pPr>
      <w:r>
        <w:t>Creation of k-means clustering tree</w:t>
      </w:r>
      <w:r w:rsidR="00F4223D">
        <w:t>:</w:t>
      </w:r>
      <w:r w:rsidR="00977A12">
        <w:t xml:space="preserve"> </w:t>
      </w:r>
      <w:r w:rsidR="00977A12" w:rsidRPr="00F4223D">
        <w:rPr>
          <w:b w:val="0"/>
          <w:bCs w:val="0"/>
        </w:rPr>
        <w:t>with k=</w:t>
      </w:r>
      <w:r w:rsidR="00F63E62" w:rsidRPr="00F4223D">
        <w:rPr>
          <w:b w:val="0"/>
          <w:bCs w:val="0"/>
        </w:rPr>
        <w:t>5 and L=2</w:t>
      </w:r>
    </w:p>
    <w:p w14:paraId="138BB807" w14:textId="77777777" w:rsidR="00CF7580" w:rsidRPr="005065A9" w:rsidRDefault="00CF7580" w:rsidP="005065A9">
      <w:pPr>
        <w:pStyle w:val="PARA"/>
        <w:spacing w:before="60" w:after="60"/>
        <w:rPr>
          <w:spacing w:val="2"/>
        </w:rPr>
      </w:pPr>
    </w:p>
    <w:p w14:paraId="2699640D" w14:textId="2622064F" w:rsidR="00FD6192" w:rsidRDefault="005065A9" w:rsidP="005065A9">
      <w:pPr>
        <w:pStyle w:val="PARA"/>
        <w:spacing w:before="60" w:after="60"/>
        <w:rPr>
          <w:spacing w:val="2"/>
        </w:rPr>
      </w:pPr>
      <w:r w:rsidRPr="005065A9">
        <w:rPr>
          <w:spacing w:val="2"/>
        </w:rPr>
        <w:t>Each leaf node in the vocabulary tree corresponds to a "visual word" and represents a cluster of similar SIFT descriptors. The leaf nodes are where the actual image descriptors from the training set are stored.</w:t>
      </w:r>
      <w:r w:rsidR="005C61D3">
        <w:rPr>
          <w:spacing w:val="2"/>
        </w:rPr>
        <w:t xml:space="preserve"> </w:t>
      </w:r>
      <w:r w:rsidR="005C61D3" w:rsidRPr="005C61D3">
        <w:rPr>
          <w:spacing w:val="2"/>
        </w:rPr>
        <w:t>To use the vocabulary tree for image retrieval or object recognition, SIFT descriptors are extracted from a query image and then propagated down the tree. Each descriptor "votes" for the most similar leaf node (or visual word) it encounters.</w:t>
      </w:r>
    </w:p>
    <w:p w14:paraId="31B8634E" w14:textId="0AC4C6AF" w:rsidR="00553539" w:rsidRPr="00F4223D" w:rsidRDefault="00FD6192" w:rsidP="00F4223D">
      <w:pPr>
        <w:pStyle w:val="H2First"/>
      </w:pPr>
      <w:r>
        <w:rPr>
          <w:noProof/>
        </w:rPr>
        <w:t>Image Indexing</w:t>
      </w:r>
      <w:r w:rsidR="00794EE6">
        <w:rPr>
          <w:noProof/>
        </w:rPr>
        <w:t xml:space="preserve"> and Scoring</w:t>
      </w:r>
    </w:p>
    <w:p w14:paraId="15B630AE" w14:textId="799B4DC2" w:rsidR="002C082C" w:rsidRPr="005065A9" w:rsidRDefault="002C082C" w:rsidP="002C082C">
      <w:pPr>
        <w:pStyle w:val="PARA"/>
        <w:spacing w:before="60" w:after="60"/>
        <w:rPr>
          <w:spacing w:val="2"/>
        </w:rPr>
      </w:pPr>
      <w:r w:rsidRPr="00CF2272">
        <w:rPr>
          <w:spacing w:val="2"/>
        </w:rPr>
        <w:t>Votes are accumulated in an inverted file to form a histogram that represents the frequency of occurrence of each visual word in the image</w:t>
      </w:r>
      <w:r w:rsidR="00F85BFE">
        <w:rPr>
          <w:spacing w:val="2"/>
        </w:rPr>
        <w:t xml:space="preserve"> (Equation 1)</w:t>
      </w:r>
      <w:r w:rsidRPr="00CF2272">
        <w:rPr>
          <w:spacing w:val="2"/>
        </w:rPr>
        <w:t>. The paper refers to this histogram as the "bag of words" representation of an image</w:t>
      </w:r>
      <w:r w:rsidR="00925110">
        <w:rPr>
          <w:spacing w:val="2"/>
        </w:rPr>
        <w:t xml:space="preserve"> and we are representing them as same (BoW).</w:t>
      </w:r>
    </w:p>
    <w:p w14:paraId="69A5B8FA" w14:textId="6BCDD553" w:rsidR="002C082C" w:rsidRDefault="00AB72C0" w:rsidP="00553539">
      <w:pPr>
        <w:pStyle w:val="PARA"/>
        <w:spacing w:before="60" w:after="60"/>
        <w:rPr>
          <w:spacing w:val="2"/>
        </w:rPr>
      </w:pPr>
      <w:r w:rsidRPr="00454CBE">
        <w:rPr>
          <w:spacing w:val="2"/>
        </w:rPr>
        <mc:AlternateContent>
          <mc:Choice Requires="wps">
            <w:drawing>
              <wp:anchor distT="0" distB="0" distL="114300" distR="114300" simplePos="0" relativeHeight="251658243" behindDoc="0" locked="0" layoutInCell="1" allowOverlap="1" wp14:anchorId="52129D95" wp14:editId="6EE9E1F4">
                <wp:simplePos x="0" y="0"/>
                <wp:positionH relativeFrom="column">
                  <wp:posOffset>1514153</wp:posOffset>
                </wp:positionH>
                <wp:positionV relativeFrom="paragraph">
                  <wp:posOffset>170221</wp:posOffset>
                </wp:positionV>
                <wp:extent cx="541655" cy="276860"/>
                <wp:effectExtent l="0" t="0" r="0" b="0"/>
                <wp:wrapNone/>
                <wp:docPr id="14" name="Text Box 14">
                  <a:extLst xmlns:a="http://schemas.openxmlformats.org/drawingml/2006/main">
                    <a:ext uri="{FF2B5EF4-FFF2-40B4-BE49-F238E27FC236}">
                      <a16:creationId xmlns:a16="http://schemas.microsoft.com/office/drawing/2014/main" id="{45533693-D930-641E-9DDC-203F8CAAA0B1}"/>
                    </a:ext>
                  </a:extLst>
                </wp:docPr>
                <wp:cNvGraphicFramePr/>
                <a:graphic xmlns:a="http://schemas.openxmlformats.org/drawingml/2006/main">
                  <a:graphicData uri="http://schemas.microsoft.com/office/word/2010/wordprocessingShape">
                    <wps:wsp>
                      <wps:cNvSpPr txBox="1"/>
                      <wps:spPr>
                        <a:xfrm>
                          <a:off x="0" y="0"/>
                          <a:ext cx="541655" cy="276860"/>
                        </a:xfrm>
                        <a:prstGeom prst="rect">
                          <a:avLst/>
                        </a:prstGeom>
                        <a:noFill/>
                      </wps:spPr>
                      <wps:txbx>
                        <w:txbxContent>
                          <w:p w14:paraId="204087EA"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sSup>
                                  <m:sSupPr>
                                    <m:ctrlPr>
                                      <w:rPr>
                                        <w:rFonts w:ascii="Cambria Math" w:eastAsiaTheme="minorEastAsia" w:hAnsi="Cambria Math" w:cstheme="minorBidi"/>
                                        <w:i/>
                                        <w:iCs/>
                                        <w:color w:val="000000" w:themeColor="text1"/>
                                        <w:kern w:val="24"/>
                                        <w:sz w:val="22"/>
                                        <w:szCs w:val="22"/>
                                      </w:rPr>
                                    </m:ctrlPr>
                                  </m:sSupPr>
                                  <m:e>
                                    <m:r>
                                      <w:rPr>
                                        <w:rFonts w:ascii="Cambria Math" w:eastAsia="Cambria Math" w:hAnsi="Cambria Math" w:cstheme="minorBidi"/>
                                        <w:color w:val="000000" w:themeColor="text1"/>
                                        <w:kern w:val="24"/>
                                        <w:sz w:val="22"/>
                                        <w:szCs w:val="22"/>
                                      </w:rPr>
                                      <m:t>≈</m:t>
                                    </m:r>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L</m:t>
                                    </m:r>
                                  </m:sup>
                                </m:sSup>
                              </m:oMath>
                            </m:oMathPara>
                          </w:p>
                        </w:txbxContent>
                      </wps:txbx>
                      <wps:bodyPr wrap="none" lIns="0" tIns="0" rIns="0" bIns="0" rtlCol="0">
                        <a:spAutoFit/>
                      </wps:bodyPr>
                    </wps:wsp>
                  </a:graphicData>
                </a:graphic>
              </wp:anchor>
            </w:drawing>
          </mc:Choice>
          <mc:Fallback>
            <w:pict>
              <v:shapetype w14:anchorId="52129D95" id="_x0000_t202" coordsize="21600,21600" o:spt="202" path="m,l,21600r21600,l21600,xe">
                <v:stroke joinstyle="miter"/>
                <v:path gradientshapeok="t" o:connecttype="rect"/>
              </v:shapetype>
              <v:shape id="Text Box 14" o:spid="_x0000_s1026" type="#_x0000_t202" style="position:absolute;left:0;text-align:left;margin-left:119.2pt;margin-top:13.4pt;width:42.65pt;height:21.8pt;z-index:2516582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" filled="f" stroked="f">
                <v:textbox style="mso-fit-shape-to-text:t" inset="0,0,0,0">
                  <w:txbxContent>
                    <w:p w14:paraId="204087EA"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sSup>
                            <m:sSupPr>
                              <m:ctrlPr>
                                <w:rPr>
                                  <w:rFonts w:ascii="Cambria Math" w:eastAsiaTheme="minorEastAsia" w:hAnsi="Cambria Math" w:cstheme="minorBidi"/>
                                  <w:i/>
                                  <w:iCs/>
                                  <w:color w:val="000000" w:themeColor="text1"/>
                                  <w:kern w:val="24"/>
                                  <w:sz w:val="22"/>
                                  <w:szCs w:val="22"/>
                                </w:rPr>
                              </m:ctrlPr>
                            </m:sSupPr>
                            <m:e>
                              <m:r>
                                <w:rPr>
                                  <w:rFonts w:ascii="Cambria Math" w:eastAsia="Cambria Math" w:hAnsi="Cambria Math" w:cstheme="minorBidi"/>
                                  <w:color w:val="000000" w:themeColor="text1"/>
                                  <w:kern w:val="24"/>
                                  <w:sz w:val="22"/>
                                  <w:szCs w:val="22"/>
                                </w:rPr>
                                <m:t>≈</m:t>
                              </m:r>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L</m:t>
                              </m:r>
                            </m:sup>
                          </m:sSup>
                        </m:oMath>
                      </m:oMathPara>
                    </w:p>
                  </w:txbxContent>
                </v:textbox>
              </v:shape>
            </w:pict>
          </mc:Fallback>
        </mc:AlternateContent>
      </w:r>
      <w:r w:rsidRPr="00454CBE">
        <w:rPr>
          <w:spacing w:val="2"/>
        </w:rPr>
        <mc:AlternateContent>
          <mc:Choice Requires="wps">
            <w:drawing>
              <wp:anchor distT="0" distB="0" distL="114300" distR="114300" simplePos="0" relativeHeight="251658244" behindDoc="0" locked="0" layoutInCell="1" allowOverlap="1" wp14:anchorId="7F75CD8D" wp14:editId="731EEB03">
                <wp:simplePos x="0" y="0"/>
                <wp:positionH relativeFrom="column">
                  <wp:posOffset>723353</wp:posOffset>
                </wp:positionH>
                <wp:positionV relativeFrom="paragraph">
                  <wp:posOffset>80500</wp:posOffset>
                </wp:positionV>
                <wp:extent cx="781291" cy="553720"/>
                <wp:effectExtent l="0" t="0" r="0" b="0"/>
                <wp:wrapNone/>
                <wp:docPr id="19" name="Text Box 19">
                  <a:extLst xmlns:a="http://schemas.openxmlformats.org/drawingml/2006/main">
                    <a:ext uri="{FF2B5EF4-FFF2-40B4-BE49-F238E27FC236}">
                      <a16:creationId xmlns:a16="http://schemas.microsoft.com/office/drawing/2014/main" id="{D841C7D8-AE79-E304-83D4-9127AC001426}"/>
                    </a:ext>
                  </a:extLst>
                </wp:docPr>
                <wp:cNvGraphicFramePr/>
                <a:graphic xmlns:a="http://schemas.openxmlformats.org/drawingml/2006/main">
                  <a:graphicData uri="http://schemas.microsoft.com/office/word/2010/wordprocessingShape">
                    <wps:wsp>
                      <wps:cNvSpPr txBox="1"/>
                      <wps:spPr>
                        <a:xfrm>
                          <a:off x="0" y="0"/>
                          <a:ext cx="781291" cy="553720"/>
                        </a:xfrm>
                        <a:prstGeom prst="rect">
                          <a:avLst/>
                        </a:prstGeom>
                        <a:noFill/>
                      </wps:spPr>
                      <wps:txbx>
                        <w:txbxContent>
                          <w:p w14:paraId="4339CA75"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f>
                                  <m:fPr>
                                    <m:ctrlPr>
                                      <w:rPr>
                                        <w:rFonts w:ascii="Cambria Math" w:eastAsiaTheme="minorEastAsia" w:hAnsi="Cambria Math" w:cstheme="minorBidi"/>
                                        <w:i/>
                                        <w:iCs/>
                                        <w:color w:val="000000" w:themeColor="text1"/>
                                        <w:kern w:val="24"/>
                                        <w:sz w:val="22"/>
                                        <w:szCs w:val="22"/>
                                      </w:rPr>
                                    </m:ctrlPr>
                                  </m:fPr>
                                  <m:num>
                                    <m:sSup>
                                      <m:sSupPr>
                                        <m:ctrlPr>
                                          <w:rPr>
                                            <w:rFonts w:ascii="Cambria Math" w:eastAsiaTheme="minorEastAsia" w:hAnsi="Cambria Math" w:cstheme="minorBidi"/>
                                            <w:i/>
                                            <w:iCs/>
                                            <w:color w:val="000000" w:themeColor="text1"/>
                                            <w:kern w:val="24"/>
                                            <w:sz w:val="22"/>
                                            <w:szCs w:val="22"/>
                                          </w:rPr>
                                        </m:ctrlPr>
                                      </m:sSupPr>
                                      <m:e>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L</m:t>
                                        </m:r>
                                        <m:r>
                                          <w:rPr>
                                            <w:rFonts w:ascii="Cambria Math" w:eastAsia="Cambria Math" w:hAnsi="Cambria Math" w:cstheme="minorBidi"/>
                                            <w:color w:val="000000" w:themeColor="text1"/>
                                            <w:kern w:val="24"/>
                                            <w:sz w:val="22"/>
                                            <w:szCs w:val="22"/>
                                          </w:rPr>
                                          <m:t>+1</m:t>
                                        </m:r>
                                      </m:sup>
                                    </m:sSup>
                                    <m:r>
                                      <w:rPr>
                                        <w:rFonts w:ascii="Cambria Math" w:hAnsi="Cambria Math" w:cstheme="minorBidi"/>
                                        <w:color w:val="000000" w:themeColor="text1"/>
                                        <w:kern w:val="24"/>
                                        <w:sz w:val="22"/>
                                        <w:szCs w:val="22"/>
                                      </w:rPr>
                                      <m:t> </m:t>
                                    </m:r>
                                    <m:r>
                                      <w:rPr>
                                        <w:rFonts w:ascii="Cambria Math" w:eastAsia="Cambria Math" w:hAnsi="Cambria Math" w:cstheme="minorBidi"/>
                                        <w:color w:val="000000" w:themeColor="text1"/>
                                        <w:kern w:val="24"/>
                                        <w:sz w:val="22"/>
                                        <w:szCs w:val="22"/>
                                      </w:rPr>
                                      <m:t>-k</m:t>
                                    </m:r>
                                  </m:num>
                                  <m:den>
                                    <m:r>
                                      <w:rPr>
                                        <w:rFonts w:ascii="Cambria Math" w:hAnsi="Cambria Math" w:cstheme="minorBidi"/>
                                        <w:color w:val="000000" w:themeColor="text1"/>
                                        <w:kern w:val="24"/>
                                        <w:sz w:val="22"/>
                                        <w:szCs w:val="22"/>
                                      </w:rPr>
                                      <m:t>k</m:t>
                                    </m:r>
                                    <m:r>
                                      <w:rPr>
                                        <w:rFonts w:ascii="Cambria Math" w:eastAsia="Cambria Math" w:hAnsi="Cambria Math" w:cstheme="minorBidi"/>
                                        <w:color w:val="000000" w:themeColor="text1"/>
                                        <w:kern w:val="24"/>
                                        <w:sz w:val="22"/>
                                        <w:szCs w:val="22"/>
                                      </w:rPr>
                                      <m:t>-1</m:t>
                                    </m:r>
                                  </m:den>
                                </m:f>
                              </m:oMath>
                            </m:oMathPara>
                          </w:p>
                        </w:txbxContent>
                      </wps:txbx>
                      <wps:bodyPr wrap="square" lIns="0" tIns="0" rIns="0" bIns="0" rtlCol="0">
                        <a:spAutoFit/>
                      </wps:bodyPr>
                    </wps:wsp>
                  </a:graphicData>
                </a:graphic>
                <wp14:sizeRelH relativeFrom="margin">
                  <wp14:pctWidth>0</wp14:pctWidth>
                </wp14:sizeRelH>
              </wp:anchor>
            </w:drawing>
          </mc:Choice>
          <mc:Fallback>
            <w:pict>
              <v:shape w14:anchorId="7F75CD8D" id="Text Box 19" o:spid="_x0000_s1027" type="#_x0000_t202" style="position:absolute;left:0;text-align:left;margin-left:56.95pt;margin-top:6.35pt;width:61.5pt;height:43.6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" filled="f" stroked="f">
                <v:textbox style="mso-fit-shape-to-text:t" inset="0,0,0,0">
                  <w:txbxContent>
                    <w:p w14:paraId="4339CA75"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f>
                            <m:fPr>
                              <m:ctrlPr>
                                <w:rPr>
                                  <w:rFonts w:ascii="Cambria Math" w:eastAsiaTheme="minorEastAsia" w:hAnsi="Cambria Math" w:cstheme="minorBidi"/>
                                  <w:i/>
                                  <w:iCs/>
                                  <w:color w:val="000000" w:themeColor="text1"/>
                                  <w:kern w:val="24"/>
                                  <w:sz w:val="22"/>
                                  <w:szCs w:val="22"/>
                                </w:rPr>
                              </m:ctrlPr>
                            </m:fPr>
                            <m:num>
                              <m:sSup>
                                <m:sSupPr>
                                  <m:ctrlPr>
                                    <w:rPr>
                                      <w:rFonts w:ascii="Cambria Math" w:eastAsiaTheme="minorEastAsia" w:hAnsi="Cambria Math" w:cstheme="minorBidi"/>
                                      <w:i/>
                                      <w:iCs/>
                                      <w:color w:val="000000" w:themeColor="text1"/>
                                      <w:kern w:val="24"/>
                                      <w:sz w:val="22"/>
                                      <w:szCs w:val="22"/>
                                    </w:rPr>
                                  </m:ctrlPr>
                                </m:sSupPr>
                                <m:e>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L</m:t>
                                  </m:r>
                                  <m:r>
                                    <w:rPr>
                                      <w:rFonts w:ascii="Cambria Math" w:eastAsia="Cambria Math" w:hAnsi="Cambria Math" w:cstheme="minorBidi"/>
                                      <w:color w:val="000000" w:themeColor="text1"/>
                                      <w:kern w:val="24"/>
                                      <w:sz w:val="22"/>
                                      <w:szCs w:val="22"/>
                                    </w:rPr>
                                    <m:t>+1</m:t>
                                  </m:r>
                                </m:sup>
                              </m:sSup>
                              <m:r>
                                <w:rPr>
                                  <w:rFonts w:ascii="Cambria Math" w:hAnsi="Cambria Math" w:cstheme="minorBidi"/>
                                  <w:color w:val="000000" w:themeColor="text1"/>
                                  <w:kern w:val="24"/>
                                  <w:sz w:val="22"/>
                                  <w:szCs w:val="22"/>
                                </w:rPr>
                                <m:t> </m:t>
                              </m:r>
                              <m:r>
                                <w:rPr>
                                  <w:rFonts w:ascii="Cambria Math" w:eastAsia="Cambria Math" w:hAnsi="Cambria Math" w:cstheme="minorBidi"/>
                                  <w:color w:val="000000" w:themeColor="text1"/>
                                  <w:kern w:val="24"/>
                                  <w:sz w:val="22"/>
                                  <w:szCs w:val="22"/>
                                </w:rPr>
                                <m:t>-k</m:t>
                              </m:r>
                            </m:num>
                            <m:den>
                              <m:r>
                                <w:rPr>
                                  <w:rFonts w:ascii="Cambria Math" w:hAnsi="Cambria Math" w:cstheme="minorBidi"/>
                                  <w:color w:val="000000" w:themeColor="text1"/>
                                  <w:kern w:val="24"/>
                                  <w:sz w:val="22"/>
                                  <w:szCs w:val="22"/>
                                </w:rPr>
                                <m:t>k</m:t>
                              </m:r>
                              <m:r>
                                <w:rPr>
                                  <w:rFonts w:ascii="Cambria Math" w:eastAsia="Cambria Math" w:hAnsi="Cambria Math" w:cstheme="minorBidi"/>
                                  <w:color w:val="000000" w:themeColor="text1"/>
                                  <w:kern w:val="24"/>
                                  <w:sz w:val="22"/>
                                  <w:szCs w:val="22"/>
                                </w:rPr>
                                <m:t>-1</m:t>
                              </m:r>
                            </m:den>
                          </m:f>
                        </m:oMath>
                      </m:oMathPara>
                    </w:p>
                  </w:txbxContent>
                </v:textbox>
              </v:shape>
            </w:pict>
          </mc:Fallback>
        </mc:AlternateContent>
      </w:r>
      <w:r w:rsidRPr="00454CBE">
        <w:rPr>
          <w:spacing w:val="2"/>
        </w:rPr>
        <mc:AlternateContent>
          <mc:Choice Requires="wps">
            <w:drawing>
              <wp:anchor distT="0" distB="0" distL="114300" distR="114300" simplePos="0" relativeHeight="251658242" behindDoc="0" locked="0" layoutInCell="1" allowOverlap="1" wp14:anchorId="06E5DC7A" wp14:editId="0DC971A3">
                <wp:simplePos x="0" y="0"/>
                <wp:positionH relativeFrom="column">
                  <wp:posOffset>17145</wp:posOffset>
                </wp:positionH>
                <wp:positionV relativeFrom="paragraph">
                  <wp:posOffset>78740</wp:posOffset>
                </wp:positionV>
                <wp:extent cx="1108710" cy="566420"/>
                <wp:effectExtent l="0" t="0" r="0" b="0"/>
                <wp:wrapNone/>
                <wp:docPr id="13" name="Text Box 13">
                  <a:extLst xmlns:a="http://schemas.openxmlformats.org/drawingml/2006/main">
                    <a:ext uri="{FF2B5EF4-FFF2-40B4-BE49-F238E27FC236}">
                      <a16:creationId xmlns:a16="http://schemas.microsoft.com/office/drawing/2014/main" id="{5CF29567-9A61-A1A0-FD36-B00492C07191}"/>
                    </a:ext>
                  </a:extLst>
                </wp:docPr>
                <wp:cNvGraphicFramePr/>
                <a:graphic xmlns:a="http://schemas.openxmlformats.org/drawingml/2006/main">
                  <a:graphicData uri="http://schemas.microsoft.com/office/word/2010/wordprocessingShape">
                    <wps:wsp>
                      <wps:cNvSpPr txBox="1"/>
                      <wps:spPr>
                        <a:xfrm>
                          <a:off x="0" y="0"/>
                          <a:ext cx="1108710" cy="566420"/>
                        </a:xfrm>
                        <a:prstGeom prst="rect">
                          <a:avLst/>
                        </a:prstGeom>
                        <a:noFill/>
                      </wps:spPr>
                      <wps:txbx>
                        <w:txbxContent>
                          <w:p w14:paraId="3889CE58"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nary>
                                  <m:naryPr>
                                    <m:chr m:val="∑"/>
                                    <m:limLoc m:val="subSup"/>
                                    <m:ctrlPr>
                                      <w:rPr>
                                        <w:rFonts w:ascii="Cambria Math" w:eastAsiaTheme="minorEastAsia" w:hAnsi="Cambria Math" w:cstheme="minorBidi"/>
                                        <w:i/>
                                        <w:iCs/>
                                        <w:color w:val="000000" w:themeColor="text1"/>
                                        <w:kern w:val="24"/>
                                        <w:sz w:val="22"/>
                                        <w:szCs w:val="22"/>
                                      </w:rPr>
                                    </m:ctrlPr>
                                  </m:naryPr>
                                  <m:sub>
                                    <m:r>
                                      <w:rPr>
                                        <w:rFonts w:ascii="Cambria Math" w:hAnsi="Cambria Math" w:cstheme="minorBidi"/>
                                        <w:color w:val="000000" w:themeColor="text1"/>
                                        <w:kern w:val="24"/>
                                        <w:sz w:val="22"/>
                                        <w:szCs w:val="22"/>
                                      </w:rPr>
                                      <m:t>i=1</m:t>
                                    </m:r>
                                  </m:sub>
                                  <m:sup>
                                    <m:r>
                                      <w:rPr>
                                        <w:rFonts w:ascii="Cambria Math" w:hAnsi="Cambria Math" w:cstheme="minorBidi"/>
                                        <w:color w:val="000000" w:themeColor="text1"/>
                                        <w:kern w:val="24"/>
                                        <w:sz w:val="22"/>
                                        <w:szCs w:val="22"/>
                                      </w:rPr>
                                      <m:t>L</m:t>
                                    </m:r>
                                  </m:sup>
                                  <m:e>
                                    <m:sSup>
                                      <m:sSupPr>
                                        <m:ctrlPr>
                                          <w:rPr>
                                            <w:rFonts w:ascii="Cambria Math" w:eastAsiaTheme="minorEastAsia" w:hAnsi="Cambria Math" w:cstheme="minorBidi"/>
                                            <w:i/>
                                            <w:iCs/>
                                            <w:color w:val="000000" w:themeColor="text1"/>
                                            <w:kern w:val="24"/>
                                            <w:sz w:val="22"/>
                                            <w:szCs w:val="22"/>
                                          </w:rPr>
                                        </m:ctrlPr>
                                      </m:sSupPr>
                                      <m:e>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i</m:t>
                                        </m:r>
                                      </m:sup>
                                    </m:sSup>
                                  </m:e>
                                </m:nary>
                                <m:r>
                                  <w:rPr>
                                    <w:rFonts w:ascii="Cambria Math" w:hAnsi="Cambria Math" w:cstheme="minorBidi"/>
                                    <w:color w:val="000000" w:themeColor="text1"/>
                                    <w:kern w:val="24"/>
                                    <w:sz w:val="22"/>
                                    <w:szCs w:val="22"/>
                                  </w:rPr>
                                  <m:t>=</m:t>
                                </m:r>
                              </m:oMath>
                            </m:oMathPara>
                          </w:p>
                        </w:txbxContent>
                      </wps:txbx>
                      <wps:bodyPr wrap="none" lIns="0" tIns="0" rIns="0" bIns="0" rtlCol="0">
                        <a:spAutoFit/>
                      </wps:bodyPr>
                    </wps:wsp>
                  </a:graphicData>
                </a:graphic>
              </wp:anchor>
            </w:drawing>
          </mc:Choice>
          <mc:Fallback>
            <w:pict>
              <v:shape w14:anchorId="06E5DC7A" id="Text Box 13" o:spid="_x0000_s1028" type="#_x0000_t202" style="position:absolute;left:0;text-align:left;margin-left:1.35pt;margin-top:6.2pt;width:87.3pt;height:44.6pt;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" filled="f" stroked="f">
                <v:textbox style="mso-fit-shape-to-text:t" inset="0,0,0,0">
                  <w:txbxContent>
                    <w:p w14:paraId="3889CE58" w14:textId="77777777" w:rsidR="00454CBE" w:rsidRPr="00AB72C0" w:rsidRDefault="00454CBE" w:rsidP="00454CBE">
                      <w:pPr>
                        <w:rPr>
                          <w:rFonts w:ascii="Cambria Math" w:hAnsi="+mn-cs" w:cstheme="minorBidi"/>
                          <w:i/>
                          <w:iCs/>
                          <w:color w:val="000000" w:themeColor="text1"/>
                          <w:kern w:val="24"/>
                          <w:sz w:val="22"/>
                          <w:szCs w:val="22"/>
                        </w:rPr>
                      </w:pPr>
                      <m:oMathPara>
                        <m:oMathParaPr>
                          <m:jc m:val="centerGroup"/>
                        </m:oMathParaPr>
                        <m:oMath>
                          <m:nary>
                            <m:naryPr>
                              <m:chr m:val="∑"/>
                              <m:limLoc m:val="subSup"/>
                              <m:ctrlPr>
                                <w:rPr>
                                  <w:rFonts w:ascii="Cambria Math" w:eastAsiaTheme="minorEastAsia" w:hAnsi="Cambria Math" w:cstheme="minorBidi"/>
                                  <w:i/>
                                  <w:iCs/>
                                  <w:color w:val="000000" w:themeColor="text1"/>
                                  <w:kern w:val="24"/>
                                  <w:sz w:val="22"/>
                                  <w:szCs w:val="22"/>
                                </w:rPr>
                              </m:ctrlPr>
                            </m:naryPr>
                            <m:sub>
                              <m:r>
                                <w:rPr>
                                  <w:rFonts w:ascii="Cambria Math" w:hAnsi="Cambria Math" w:cstheme="minorBidi"/>
                                  <w:color w:val="000000" w:themeColor="text1"/>
                                  <w:kern w:val="24"/>
                                  <w:sz w:val="22"/>
                                  <w:szCs w:val="22"/>
                                </w:rPr>
                                <m:t>i=1</m:t>
                              </m:r>
                            </m:sub>
                            <m:sup>
                              <m:r>
                                <w:rPr>
                                  <w:rFonts w:ascii="Cambria Math" w:hAnsi="Cambria Math" w:cstheme="minorBidi"/>
                                  <w:color w:val="000000" w:themeColor="text1"/>
                                  <w:kern w:val="24"/>
                                  <w:sz w:val="22"/>
                                  <w:szCs w:val="22"/>
                                </w:rPr>
                                <m:t>L</m:t>
                              </m:r>
                            </m:sup>
                            <m:e>
                              <m:sSup>
                                <m:sSupPr>
                                  <m:ctrlPr>
                                    <w:rPr>
                                      <w:rFonts w:ascii="Cambria Math" w:eastAsiaTheme="minorEastAsia" w:hAnsi="Cambria Math" w:cstheme="minorBidi"/>
                                      <w:i/>
                                      <w:iCs/>
                                      <w:color w:val="000000" w:themeColor="text1"/>
                                      <w:kern w:val="24"/>
                                      <w:sz w:val="22"/>
                                      <w:szCs w:val="22"/>
                                    </w:rPr>
                                  </m:ctrlPr>
                                </m:sSupPr>
                                <m:e>
                                  <m:r>
                                    <w:rPr>
                                      <w:rFonts w:ascii="Cambria Math" w:hAnsi="Cambria Math" w:cstheme="minorBidi"/>
                                      <w:color w:val="000000" w:themeColor="text1"/>
                                      <w:kern w:val="24"/>
                                      <w:sz w:val="22"/>
                                      <w:szCs w:val="22"/>
                                    </w:rPr>
                                    <m:t>k</m:t>
                                  </m:r>
                                </m:e>
                                <m:sup>
                                  <m:r>
                                    <w:rPr>
                                      <w:rFonts w:ascii="Cambria Math" w:hAnsi="Cambria Math" w:cstheme="minorBidi"/>
                                      <w:color w:val="000000" w:themeColor="text1"/>
                                      <w:kern w:val="24"/>
                                      <w:sz w:val="22"/>
                                      <w:szCs w:val="22"/>
                                    </w:rPr>
                                    <m:t>i</m:t>
                                  </m:r>
                                </m:sup>
                              </m:sSup>
                            </m:e>
                          </m:nary>
                          <m:r>
                            <w:rPr>
                              <w:rFonts w:ascii="Cambria Math" w:hAnsi="Cambria Math" w:cstheme="minorBidi"/>
                              <w:color w:val="000000" w:themeColor="text1"/>
                              <w:kern w:val="24"/>
                              <w:sz w:val="22"/>
                              <w:szCs w:val="22"/>
                            </w:rPr>
                            <m:t>=</m:t>
                          </m:r>
                        </m:oMath>
                      </m:oMathPara>
                    </w:p>
                  </w:txbxContent>
                </v:textbox>
              </v:shape>
            </w:pict>
          </mc:Fallback>
        </mc:AlternateContent>
      </w:r>
    </w:p>
    <w:p w14:paraId="2EB05FE0" w14:textId="0E528F32" w:rsidR="00454CBE" w:rsidRDefault="00454CBE" w:rsidP="00553539">
      <w:pPr>
        <w:pStyle w:val="PARA"/>
        <w:spacing w:before="60" w:after="60"/>
        <w:rPr>
          <w:spacing w:val="2"/>
        </w:rPr>
      </w:pPr>
    </w:p>
    <w:p w14:paraId="002ADA47" w14:textId="77777777" w:rsidR="008E4A20" w:rsidRDefault="008E4A20" w:rsidP="00553539">
      <w:pPr>
        <w:pStyle w:val="PARA"/>
        <w:spacing w:before="60" w:after="60"/>
        <w:rPr>
          <w:spacing w:val="2"/>
        </w:rPr>
      </w:pPr>
    </w:p>
    <w:p w14:paraId="1ECAA1A5" w14:textId="5DA0613A" w:rsidR="00454CBE" w:rsidRPr="00FB5F53" w:rsidRDefault="0021052C" w:rsidP="00FB5F53">
      <w:pPr>
        <w:pStyle w:val="Caption"/>
        <w:rPr>
          <w:rFonts w:ascii="Helvetica" w:hAnsi="Helvetica"/>
          <w:i w:val="0"/>
          <w:iCs w:val="0"/>
          <w:color w:val="0F243E" w:themeColor="text2" w:themeShade="80"/>
          <w:spacing w:val="2"/>
          <w:sz w:val="14"/>
          <w:szCs w:val="14"/>
        </w:rPr>
      </w:pPr>
      <w:r w:rsidRPr="008C54DE">
        <w:rPr>
          <w:rFonts w:ascii="Helvetica" w:hAnsi="Helvetica"/>
          <w:b/>
          <w:bCs/>
          <w:i w:val="0"/>
          <w:iCs w:val="0"/>
          <w:sz w:val="14"/>
          <w:szCs w:val="14"/>
        </w:rPr>
        <w:t xml:space="preserve">EQUATION </w:t>
      </w:r>
      <w:r w:rsidR="00BA0379" w:rsidRPr="008C54DE">
        <w:rPr>
          <w:rFonts w:ascii="Helvetica" w:hAnsi="Helvetica"/>
          <w:b/>
          <w:bCs/>
          <w:i w:val="0"/>
          <w:iCs w:val="0"/>
          <w:sz w:val="14"/>
          <w:szCs w:val="14"/>
        </w:rPr>
        <w:fldChar w:fldCharType="begin"/>
      </w:r>
      <w:r w:rsidR="00BA0379" w:rsidRPr="008C54DE">
        <w:rPr>
          <w:rFonts w:ascii="Helvetica" w:hAnsi="Helvetica"/>
          <w:b/>
          <w:bCs/>
          <w:i w:val="0"/>
          <w:iCs w:val="0"/>
          <w:sz w:val="14"/>
          <w:szCs w:val="14"/>
        </w:rPr>
        <w:instrText xml:space="preserve"> SEQ Equation \* ARABIC </w:instrText>
      </w:r>
      <w:r w:rsidR="00BA0379" w:rsidRPr="008C54DE">
        <w:rPr>
          <w:rFonts w:ascii="Helvetica" w:hAnsi="Helvetica"/>
          <w:b/>
          <w:bCs/>
          <w:i w:val="0"/>
          <w:iCs w:val="0"/>
          <w:sz w:val="14"/>
          <w:szCs w:val="14"/>
        </w:rPr>
        <w:fldChar w:fldCharType="separate"/>
      </w:r>
      <w:r w:rsidR="00850D73">
        <w:rPr>
          <w:rFonts w:ascii="Helvetica" w:hAnsi="Helvetica"/>
          <w:b/>
          <w:bCs/>
          <w:i w:val="0"/>
          <w:iCs w:val="0"/>
          <w:noProof/>
          <w:sz w:val="14"/>
          <w:szCs w:val="14"/>
        </w:rPr>
        <w:t>1</w:t>
      </w:r>
      <w:r w:rsidR="00BA0379" w:rsidRPr="008C54DE">
        <w:rPr>
          <w:rFonts w:ascii="Helvetica" w:hAnsi="Helvetica"/>
          <w:b/>
          <w:bCs/>
          <w:i w:val="0"/>
          <w:iCs w:val="0"/>
          <w:sz w:val="14"/>
          <w:szCs w:val="14"/>
        </w:rPr>
        <w:fldChar w:fldCharType="end"/>
      </w:r>
      <w:r w:rsidRPr="008C54DE">
        <w:rPr>
          <w:rFonts w:ascii="Helvetica" w:hAnsi="Helvetica"/>
          <w:b/>
          <w:bCs/>
          <w:i w:val="0"/>
          <w:iCs w:val="0"/>
          <w:color w:val="17365D" w:themeColor="text2" w:themeShade="BF"/>
          <w:sz w:val="14"/>
          <w:szCs w:val="14"/>
        </w:rPr>
        <w:t xml:space="preserve">. </w:t>
      </w:r>
      <w:r w:rsidR="00C77B39">
        <w:rPr>
          <w:rFonts w:ascii="Helvetica" w:hAnsi="Helvetica"/>
          <w:b/>
          <w:bCs/>
          <w:i w:val="0"/>
          <w:iCs w:val="0"/>
          <w:color w:val="0F243E" w:themeColor="text2" w:themeShade="80"/>
          <w:sz w:val="14"/>
          <w:szCs w:val="14"/>
        </w:rPr>
        <w:t>Total Descript</w:t>
      </w:r>
      <w:r w:rsidR="00C65EDA">
        <w:rPr>
          <w:rFonts w:ascii="Helvetica" w:hAnsi="Helvetica"/>
          <w:b/>
          <w:bCs/>
          <w:i w:val="0"/>
          <w:iCs w:val="0"/>
          <w:color w:val="0F243E" w:themeColor="text2" w:themeShade="80"/>
          <w:sz w:val="14"/>
          <w:szCs w:val="14"/>
        </w:rPr>
        <w:t>or</w:t>
      </w:r>
      <w:r w:rsidR="00C77B39">
        <w:rPr>
          <w:rFonts w:ascii="Helvetica" w:hAnsi="Helvetica"/>
          <w:b/>
          <w:bCs/>
          <w:i w:val="0"/>
          <w:iCs w:val="0"/>
          <w:color w:val="0F243E" w:themeColor="text2" w:themeShade="80"/>
          <w:sz w:val="14"/>
          <w:szCs w:val="14"/>
        </w:rPr>
        <w:t xml:space="preserve"> Vectors in Tree: </w:t>
      </w:r>
      <w:r w:rsidR="00C65EDA">
        <w:rPr>
          <w:rFonts w:ascii="Helvetica" w:hAnsi="Helvetica"/>
          <w:i w:val="0"/>
          <w:iCs w:val="0"/>
          <w:color w:val="0F243E" w:themeColor="text2" w:themeShade="80"/>
          <w:sz w:val="14"/>
          <w:szCs w:val="14"/>
        </w:rPr>
        <w:t>Computational cost is logarithmic based on the number of leaf nodes, and</w:t>
      </w:r>
      <w:r w:rsidR="00A133FD" w:rsidRPr="00A133FD">
        <w:rPr>
          <w:rFonts w:ascii="Helvetica" w:hAnsi="Helvetica"/>
          <w:i w:val="0"/>
          <w:iCs w:val="0"/>
          <w:color w:val="0F243E" w:themeColor="text2" w:themeShade="80"/>
          <w:sz w:val="14"/>
          <w:szCs w:val="14"/>
        </w:rPr>
        <w:t xml:space="preserve"> the size of the tree is approximately </w:t>
      </w:r>
      <w:r w:rsidR="00A133FD" w:rsidRPr="00B17BDD">
        <w:rPr>
          <w:rFonts w:ascii="Helvetica" w:hAnsi="Helvetica"/>
          <w:color w:val="0F243E" w:themeColor="text2" w:themeShade="80"/>
          <w:sz w:val="14"/>
          <w:szCs w:val="14"/>
        </w:rPr>
        <w:t>Dk</w:t>
      </w:r>
      <w:r w:rsidR="00A133FD" w:rsidRPr="00B17BDD">
        <w:rPr>
          <w:rFonts w:ascii="Helvetica" w:hAnsi="Helvetica"/>
          <w:color w:val="0F243E" w:themeColor="text2" w:themeShade="80"/>
          <w:sz w:val="14"/>
          <w:szCs w:val="14"/>
          <w:vertAlign w:val="superscript"/>
        </w:rPr>
        <w:t>L</w:t>
      </w:r>
      <w:r w:rsidR="00A133FD" w:rsidRPr="00A133FD">
        <w:rPr>
          <w:rFonts w:ascii="Helvetica" w:hAnsi="Helvetica"/>
          <w:i w:val="0"/>
          <w:iCs w:val="0"/>
          <w:color w:val="0F243E" w:themeColor="text2" w:themeShade="80"/>
          <w:sz w:val="14"/>
          <w:szCs w:val="14"/>
        </w:rPr>
        <w:t xml:space="preserve"> bytes. </w:t>
      </w:r>
      <w:r w:rsidR="00C65EDA">
        <w:rPr>
          <w:rFonts w:ascii="Helvetica" w:hAnsi="Helvetica"/>
          <w:i w:val="0"/>
          <w:iCs w:val="0"/>
          <w:color w:val="0F243E" w:themeColor="text2" w:themeShade="80"/>
          <w:sz w:val="14"/>
          <w:szCs w:val="14"/>
        </w:rPr>
        <w:t>As an example</w:t>
      </w:r>
      <w:r w:rsidR="00A133FD" w:rsidRPr="00A133FD">
        <w:rPr>
          <w:rFonts w:ascii="Helvetica" w:hAnsi="Helvetica"/>
          <w:i w:val="0"/>
          <w:iCs w:val="0"/>
          <w:color w:val="0F243E" w:themeColor="text2" w:themeShade="80"/>
          <w:sz w:val="14"/>
          <w:szCs w:val="14"/>
        </w:rPr>
        <w:t>, a tree with</w:t>
      </w:r>
      <w:r w:rsidR="00C65EDA">
        <w:rPr>
          <w:rFonts w:ascii="Helvetica" w:hAnsi="Helvetica"/>
          <w:i w:val="0"/>
          <w:iCs w:val="0"/>
          <w:color w:val="0F243E" w:themeColor="text2" w:themeShade="80"/>
          <w:sz w:val="14"/>
          <w:szCs w:val="14"/>
        </w:rPr>
        <w:t xml:space="preserve"> </w:t>
      </w:r>
      <w:r w:rsidR="00DC22D6" w:rsidRPr="00A133FD">
        <w:rPr>
          <w:rFonts w:ascii="Helvetica" w:hAnsi="Helvetica"/>
          <w:i w:val="0"/>
          <w:iCs w:val="0"/>
          <w:color w:val="0F243E" w:themeColor="text2" w:themeShade="80"/>
          <w:sz w:val="14"/>
          <w:szCs w:val="14"/>
        </w:rPr>
        <w:t>128</w:t>
      </w:r>
      <w:r w:rsidR="00DC22D6">
        <w:rPr>
          <w:rFonts w:ascii="Helvetica" w:hAnsi="Helvetica"/>
          <w:i w:val="0"/>
          <w:iCs w:val="0"/>
          <w:color w:val="0F243E" w:themeColor="text2" w:themeShade="80"/>
          <w:sz w:val="14"/>
          <w:szCs w:val="14"/>
        </w:rPr>
        <w:t>-dimension</w:t>
      </w:r>
      <w:r w:rsidR="00C65EDA">
        <w:rPr>
          <w:rFonts w:ascii="Helvetica" w:hAnsi="Helvetica"/>
          <w:i w:val="0"/>
          <w:iCs w:val="0"/>
          <w:color w:val="0F243E" w:themeColor="text2" w:themeShade="80"/>
          <w:sz w:val="14"/>
          <w:szCs w:val="14"/>
        </w:rPr>
        <w:t xml:space="preserve"> descriptors</w:t>
      </w:r>
      <w:r w:rsidR="00A133FD" w:rsidRPr="00A133FD">
        <w:rPr>
          <w:rFonts w:ascii="Helvetica" w:hAnsi="Helvetica"/>
          <w:i w:val="0"/>
          <w:iCs w:val="0"/>
          <w:color w:val="0F243E" w:themeColor="text2" w:themeShade="80"/>
          <w:sz w:val="14"/>
          <w:szCs w:val="14"/>
        </w:rPr>
        <w:t xml:space="preserve">, </w:t>
      </w:r>
      <w:r w:rsidR="00C65EDA">
        <w:rPr>
          <w:rFonts w:ascii="Helvetica" w:hAnsi="Helvetica"/>
          <w:i w:val="0"/>
          <w:iCs w:val="0"/>
          <w:color w:val="0F243E" w:themeColor="text2" w:themeShade="80"/>
          <w:sz w:val="14"/>
          <w:szCs w:val="14"/>
        </w:rPr>
        <w:t>6 levels</w:t>
      </w:r>
      <w:r w:rsidR="00A133FD" w:rsidRPr="00A133FD">
        <w:rPr>
          <w:rFonts w:ascii="Helvetica" w:hAnsi="Helvetica"/>
          <w:i w:val="0"/>
          <w:iCs w:val="0"/>
          <w:color w:val="0F243E" w:themeColor="text2" w:themeShade="80"/>
          <w:sz w:val="14"/>
          <w:szCs w:val="14"/>
        </w:rPr>
        <w:t xml:space="preserve"> and k </w:t>
      </w:r>
      <w:r w:rsidR="00C65EDA">
        <w:rPr>
          <w:rFonts w:ascii="Helvetica" w:hAnsi="Helvetica"/>
          <w:i w:val="0"/>
          <w:iCs w:val="0"/>
          <w:color w:val="0F243E" w:themeColor="text2" w:themeShade="80"/>
          <w:sz w:val="14"/>
          <w:szCs w:val="14"/>
        </w:rPr>
        <w:t>of</w:t>
      </w:r>
      <w:r w:rsidR="00A133FD" w:rsidRPr="00A133FD">
        <w:rPr>
          <w:rFonts w:ascii="Helvetica" w:hAnsi="Helvetica"/>
          <w:i w:val="0"/>
          <w:iCs w:val="0"/>
          <w:color w:val="0F243E" w:themeColor="text2" w:themeShade="80"/>
          <w:sz w:val="14"/>
          <w:szCs w:val="14"/>
        </w:rPr>
        <w:t xml:space="preserve"> 10 result</w:t>
      </w:r>
      <w:r w:rsidR="00C65EDA">
        <w:rPr>
          <w:rFonts w:ascii="Helvetica" w:hAnsi="Helvetica"/>
          <w:i w:val="0"/>
          <w:iCs w:val="0"/>
          <w:color w:val="0F243E" w:themeColor="text2" w:themeShade="80"/>
          <w:sz w:val="14"/>
          <w:szCs w:val="14"/>
        </w:rPr>
        <w:t>s</w:t>
      </w:r>
      <w:r w:rsidR="00A133FD" w:rsidRPr="00A133FD">
        <w:rPr>
          <w:rFonts w:ascii="Helvetica" w:hAnsi="Helvetica"/>
          <w:i w:val="0"/>
          <w:iCs w:val="0"/>
          <w:color w:val="0F243E" w:themeColor="text2" w:themeShade="80"/>
          <w:sz w:val="14"/>
          <w:szCs w:val="14"/>
        </w:rPr>
        <w:t xml:space="preserve"> in 1M leaf nodes, us</w:t>
      </w:r>
      <w:r w:rsidR="00C65EDA">
        <w:rPr>
          <w:rFonts w:ascii="Helvetica" w:hAnsi="Helvetica"/>
          <w:i w:val="0"/>
          <w:iCs w:val="0"/>
          <w:color w:val="0F243E" w:themeColor="text2" w:themeShade="80"/>
          <w:sz w:val="14"/>
          <w:szCs w:val="14"/>
        </w:rPr>
        <w:t>ing</w:t>
      </w:r>
      <w:r w:rsidR="00A133FD" w:rsidRPr="00A133FD">
        <w:rPr>
          <w:rFonts w:ascii="Helvetica" w:hAnsi="Helvetica"/>
          <w:i w:val="0"/>
          <w:iCs w:val="0"/>
          <w:color w:val="0F243E" w:themeColor="text2" w:themeShade="80"/>
          <w:sz w:val="14"/>
          <w:szCs w:val="14"/>
        </w:rPr>
        <w:t xml:space="preserve"> 143MB </w:t>
      </w:r>
      <w:r w:rsidR="00C65EDA">
        <w:rPr>
          <w:rFonts w:ascii="Helvetica" w:hAnsi="Helvetica"/>
          <w:i w:val="0"/>
          <w:iCs w:val="0"/>
          <w:color w:val="0F243E" w:themeColor="text2" w:themeShade="80"/>
          <w:sz w:val="14"/>
          <w:szCs w:val="14"/>
        </w:rPr>
        <w:t>memory.</w:t>
      </w:r>
    </w:p>
    <w:p w14:paraId="641AFB3A" w14:textId="3AE783DB" w:rsidR="00DD3C5D" w:rsidRPr="00FB5F53" w:rsidRDefault="00553539" w:rsidP="00FB5F53">
      <w:pPr>
        <w:pStyle w:val="PARA"/>
        <w:spacing w:before="60" w:after="60"/>
        <w:rPr>
          <w:spacing w:val="2"/>
        </w:rPr>
      </w:pPr>
      <w:r w:rsidRPr="006B6D74">
        <w:rPr>
          <w:spacing w:val="2"/>
        </w:rPr>
        <w:t xml:space="preserve">To enable efficient retrieval, </w:t>
      </w:r>
      <w:r>
        <w:rPr>
          <w:spacing w:val="2"/>
        </w:rPr>
        <w:t>we used</w:t>
      </w:r>
      <w:r w:rsidRPr="006B6D74">
        <w:rPr>
          <w:spacing w:val="2"/>
        </w:rPr>
        <w:t xml:space="preserve"> an inverted file indexing technique</w:t>
      </w:r>
      <w:r>
        <w:rPr>
          <w:spacing w:val="2"/>
        </w:rPr>
        <w:t xml:space="preserve"> called TF-IDF (</w:t>
      </w:r>
      <w:r w:rsidRPr="00F77DD3">
        <w:rPr>
          <w:spacing w:val="2"/>
        </w:rPr>
        <w:t>Term Frequency-Inverse Document Frequency</w:t>
      </w:r>
      <w:r>
        <w:rPr>
          <w:spacing w:val="2"/>
        </w:rPr>
        <w:t>)</w:t>
      </w:r>
      <w:r w:rsidRPr="006B6D74">
        <w:rPr>
          <w:spacing w:val="2"/>
        </w:rPr>
        <w:t>. Each leaf node of the Vocabulary Tree corresponds to an inverted file entry that</w:t>
      </w:r>
      <w:r>
        <w:rPr>
          <w:spacing w:val="2"/>
        </w:rPr>
        <w:t xml:space="preserve"> </w:t>
      </w:r>
      <w:r w:rsidRPr="006B6D74">
        <w:rPr>
          <w:spacing w:val="2"/>
        </w:rPr>
        <w:t>stores the indices of images containing the visual word associated with that node</w:t>
      </w:r>
      <w:r w:rsidR="00686E1D">
        <w:rPr>
          <w:spacing w:val="2"/>
        </w:rPr>
        <w:t xml:space="preserve"> (Fig 3).</w:t>
      </w:r>
    </w:p>
    <w:p w14:paraId="77952776" w14:textId="17835943" w:rsidR="00553539" w:rsidRPr="00462EB4" w:rsidRDefault="00DD3C5D" w:rsidP="00DD3C5D">
      <w:pPr>
        <w:pStyle w:val="Caption"/>
      </w:pPr>
      <w:r w:rsidRPr="00491B16">
        <w:rPr>
          <w:rFonts w:ascii="Helvetica" w:hAnsi="Helvetica" w:cs="FormataOTF-Bold"/>
          <w:b/>
          <w:bCs/>
          <w:i w:val="0"/>
          <w:iCs w:val="0"/>
          <w:sz w:val="14"/>
          <w:szCs w:val="14"/>
        </w:rPr>
        <w:t>Figure 3</w:t>
      </w:r>
      <w:r w:rsidR="00BE7CED">
        <w:rPr>
          <w:rFonts w:ascii="Helvetica" w:hAnsi="Helvetica" w:cs="FormataOTF-Bold"/>
          <w:b/>
          <w:bCs/>
          <w:i w:val="0"/>
          <w:iCs w:val="0"/>
          <w:sz w:val="14"/>
          <w:szCs w:val="14"/>
        </w:rPr>
        <w:t xml:space="preserve">. </w:t>
      </w:r>
      <w:r w:rsidR="00553539" w:rsidRPr="00DD3C5D">
        <w:rPr>
          <w:rFonts w:ascii="Helvetica" w:hAnsi="Helvetica" w:cs="FormataOTF-Bold"/>
          <w:b/>
          <w:bCs/>
          <w:i w:val="0"/>
          <w:iCs w:val="0"/>
          <w:color w:val="auto"/>
          <w:sz w:val="14"/>
          <w:szCs w:val="14"/>
        </w:rPr>
        <w:t>Inverted image indexing</w:t>
      </w:r>
      <w:r w:rsidR="00462EB4">
        <w:rPr>
          <w:rFonts w:ascii="Helvetica" w:hAnsi="Helvetica" w:cs="FormataOTF-Bold"/>
          <w:b/>
          <w:bCs/>
          <w:i w:val="0"/>
          <w:iCs w:val="0"/>
          <w:color w:val="auto"/>
          <w:sz w:val="14"/>
          <w:szCs w:val="14"/>
        </w:rPr>
        <w:t xml:space="preserve">: </w:t>
      </w:r>
      <w:r w:rsidR="00DB1A54">
        <w:rPr>
          <w:rFonts w:ascii="Helvetica" w:hAnsi="Helvetica" w:cs="FormataOTF-Bold"/>
          <w:i w:val="0"/>
          <w:iCs w:val="0"/>
          <w:color w:val="auto"/>
          <w:sz w:val="14"/>
          <w:szCs w:val="14"/>
        </w:rPr>
        <w:t>m</w:t>
      </w:r>
      <w:r w:rsidR="00462EB4">
        <w:rPr>
          <w:rFonts w:ascii="Helvetica" w:hAnsi="Helvetica" w:cs="FormataOTF-Bold"/>
          <w:i w:val="0"/>
          <w:iCs w:val="0"/>
          <w:color w:val="auto"/>
          <w:sz w:val="14"/>
          <w:szCs w:val="14"/>
        </w:rPr>
        <w:t>a</w:t>
      </w:r>
      <w:r w:rsidR="00BE7CED">
        <w:rPr>
          <w:rFonts w:ascii="Helvetica" w:hAnsi="Helvetica" w:cs="FormataOTF-Bold"/>
          <w:i w:val="0"/>
          <w:iCs w:val="0"/>
          <w:color w:val="auto"/>
          <w:sz w:val="14"/>
          <w:szCs w:val="14"/>
        </w:rPr>
        <w:t>p</w:t>
      </w:r>
      <w:r w:rsidR="00462EB4">
        <w:rPr>
          <w:rFonts w:ascii="Helvetica" w:hAnsi="Helvetica" w:cs="FormataOTF-Bold"/>
          <w:i w:val="0"/>
          <w:iCs w:val="0"/>
          <w:color w:val="auto"/>
          <w:sz w:val="14"/>
          <w:szCs w:val="14"/>
        </w:rPr>
        <w:t xml:space="preserve">ping visual words </w:t>
      </w:r>
      <w:r w:rsidR="00491B16">
        <w:rPr>
          <w:rFonts w:ascii="Helvetica" w:hAnsi="Helvetica" w:cs="FormataOTF-Bold"/>
          <w:i w:val="0"/>
          <w:iCs w:val="0"/>
          <w:color w:val="auto"/>
          <w:sz w:val="14"/>
          <w:szCs w:val="14"/>
        </w:rPr>
        <w:t xml:space="preserve">to the images where they </w:t>
      </w:r>
      <w:r w:rsidR="00BE7CED">
        <w:rPr>
          <w:rFonts w:ascii="Helvetica" w:hAnsi="Helvetica" w:cs="FormataOTF-Bold"/>
          <w:i w:val="0"/>
          <w:iCs w:val="0"/>
          <w:color w:val="auto"/>
          <w:sz w:val="14"/>
          <w:szCs w:val="14"/>
        </w:rPr>
        <w:t>occur.</w:t>
      </w:r>
      <w:r w:rsidR="00DB1A54">
        <w:rPr>
          <w:rFonts w:ascii="Helvetica" w:hAnsi="Helvetica" w:cs="FormataOTF-Bold"/>
          <w:i w:val="0"/>
          <w:iCs w:val="0"/>
          <w:color w:val="auto"/>
          <w:sz w:val="14"/>
          <w:szCs w:val="14"/>
        </w:rPr>
        <w:t xml:space="preserve"> Allows efficient scoring with large databases, and stores image IDs and term frequency for each node. </w:t>
      </w:r>
    </w:p>
    <w:p w14:paraId="7371B72E" w14:textId="1AA53637" w:rsidR="004F492D" w:rsidRDefault="00DA1598" w:rsidP="00653DE0">
      <w:pPr>
        <w:jc w:val="both"/>
        <w:rPr>
          <w:rFonts w:cs="TimesLTStd-Roman"/>
          <w:spacing w:val="2"/>
          <w:sz w:val="20"/>
          <w:szCs w:val="20"/>
        </w:rPr>
      </w:pPr>
      <w:r w:rsidRPr="00DA1598">
        <w:rPr>
          <w:rFonts w:cs="TimesLTStd-Roman"/>
          <w:spacing w:val="2"/>
          <w:sz w:val="20"/>
          <w:szCs w:val="20"/>
        </w:rPr>
        <w:t>Hierarchical scoring reduc</w:t>
      </w:r>
      <w:r>
        <w:rPr>
          <w:rFonts w:cs="TimesLTStd-Roman"/>
          <w:spacing w:val="2"/>
          <w:sz w:val="20"/>
          <w:szCs w:val="20"/>
        </w:rPr>
        <w:t>es</w:t>
      </w:r>
      <w:r w:rsidRPr="00DA1598">
        <w:rPr>
          <w:rFonts w:cs="TimesLTStd-Roman"/>
          <w:spacing w:val="2"/>
          <w:sz w:val="20"/>
          <w:szCs w:val="20"/>
        </w:rPr>
        <w:t xml:space="preserve"> the risk of vocabulary size </w:t>
      </w:r>
      <w:r w:rsidR="0097239B">
        <w:rPr>
          <w:rFonts w:cs="TimesLTStd-Roman"/>
          <w:spacing w:val="2"/>
          <w:sz w:val="20"/>
          <w:szCs w:val="20"/>
        </w:rPr>
        <w:t xml:space="preserve">becoming </w:t>
      </w:r>
      <w:r w:rsidR="00271BAD">
        <w:rPr>
          <w:rFonts w:cs="TimesLTStd-Roman"/>
          <w:spacing w:val="2"/>
          <w:sz w:val="20"/>
          <w:szCs w:val="20"/>
        </w:rPr>
        <w:t xml:space="preserve">too </w:t>
      </w:r>
      <w:r w:rsidR="001F2171">
        <w:rPr>
          <w:rFonts w:cs="TimesLTStd-Roman"/>
          <w:spacing w:val="2"/>
          <w:sz w:val="20"/>
          <w:szCs w:val="20"/>
        </w:rPr>
        <w:t>large</w:t>
      </w:r>
      <w:r w:rsidR="007C79EF">
        <w:rPr>
          <w:rFonts w:cs="TimesLTStd-Roman"/>
          <w:spacing w:val="2"/>
          <w:sz w:val="20"/>
          <w:szCs w:val="20"/>
        </w:rPr>
        <w:t>, with improvement in</w:t>
      </w:r>
      <w:r w:rsidRPr="00DA1598">
        <w:rPr>
          <w:rFonts w:cs="TimesLTStd-Roman"/>
          <w:spacing w:val="2"/>
          <w:sz w:val="20"/>
          <w:szCs w:val="20"/>
        </w:rPr>
        <w:t xml:space="preserve"> retrieval performance </w:t>
      </w:r>
      <w:r w:rsidR="007C79EF">
        <w:rPr>
          <w:rFonts w:cs="TimesLTStd-Roman"/>
          <w:spacing w:val="2"/>
          <w:sz w:val="20"/>
          <w:szCs w:val="20"/>
        </w:rPr>
        <w:t>based on</w:t>
      </w:r>
      <w:r w:rsidRPr="00DA1598">
        <w:rPr>
          <w:rFonts w:cs="TimesLTStd-Roman"/>
          <w:spacing w:val="2"/>
          <w:sz w:val="20"/>
          <w:szCs w:val="20"/>
        </w:rPr>
        <w:t xml:space="preserve"> the number of leaf nodes</w:t>
      </w:r>
      <w:r w:rsidR="007C79EF">
        <w:rPr>
          <w:rFonts w:cs="TimesLTStd-Roman"/>
          <w:spacing w:val="2"/>
          <w:sz w:val="20"/>
          <w:szCs w:val="20"/>
        </w:rPr>
        <w:t xml:space="preserve"> (more leaf </w:t>
      </w:r>
      <w:r w:rsidR="007C79EF">
        <w:rPr>
          <w:rFonts w:cs="TimesLTStd-Roman"/>
          <w:spacing w:val="2"/>
          <w:sz w:val="20"/>
          <w:szCs w:val="20"/>
        </w:rPr>
        <w:lastRenderedPageBreak/>
        <w:t xml:space="preserve">nodes is better performance). </w:t>
      </w:r>
      <w:r w:rsidR="00C11DB5">
        <w:rPr>
          <w:rFonts w:cs="TimesLTStd-Roman"/>
          <w:spacing w:val="2"/>
          <w:sz w:val="20"/>
          <w:szCs w:val="20"/>
        </w:rPr>
        <w:t xml:space="preserve">We also learned the importance </w:t>
      </w:r>
      <w:r w:rsidR="00C11DB5" w:rsidRPr="00C11DB5">
        <w:rPr>
          <w:rFonts w:cs="TimesLTStd-Roman"/>
          <w:spacing w:val="2"/>
          <w:sz w:val="20"/>
          <w:szCs w:val="20"/>
        </w:rPr>
        <w:t>of a large vocabulary size and avoiding overly strong weights for inner nodes</w:t>
      </w:r>
      <w:r w:rsidR="00F85BFE">
        <w:rPr>
          <w:rFonts w:cs="TimesLTStd-Roman"/>
          <w:spacing w:val="2"/>
          <w:sz w:val="20"/>
          <w:szCs w:val="20"/>
        </w:rPr>
        <w:t xml:space="preserve"> (Equation 2)</w:t>
      </w:r>
      <w:r w:rsidR="006779A4">
        <w:rPr>
          <w:rFonts w:cs="TimesLTStd-Roman"/>
          <w:spacing w:val="2"/>
          <w:sz w:val="20"/>
          <w:szCs w:val="20"/>
        </w:rPr>
        <w:t xml:space="preserve">. </w:t>
      </w:r>
    </w:p>
    <w:p w14:paraId="075D6905" w14:textId="77777777" w:rsidR="004F492D" w:rsidRDefault="004F492D" w:rsidP="00DA1598">
      <w:pPr>
        <w:rPr>
          <w:rFonts w:cs="TimesLTStd-Roman"/>
          <w:spacing w:val="2"/>
          <w:sz w:val="20"/>
          <w:szCs w:val="20"/>
        </w:rPr>
      </w:pPr>
    </w:p>
    <w:p w14:paraId="4C921757" w14:textId="77777777" w:rsidR="003C63C2" w:rsidRDefault="004F492D" w:rsidP="00DA1598">
      <w:pPr>
        <w:rPr>
          <w:rFonts w:cs="TimesLTStd-Roman"/>
          <w:spacing w:val="2"/>
          <w:sz w:val="20"/>
          <w:szCs w:val="20"/>
        </w:rPr>
      </w:pPr>
      <w:r w:rsidRPr="004F492D">
        <w:rPr>
          <w:rFonts w:cs="TimesLTStd-Roman"/>
          <w:spacing w:val="2"/>
          <w:sz w:val="20"/>
          <w:szCs w:val="20"/>
        </w:rPr>
        <w:t>w</w:t>
      </w:r>
      <w:r w:rsidRPr="004F492D">
        <w:rPr>
          <w:rFonts w:cs="TimesLTStd-Roman"/>
          <w:spacing w:val="2"/>
          <w:sz w:val="20"/>
          <w:szCs w:val="20"/>
          <w:vertAlign w:val="subscript"/>
        </w:rPr>
        <w:t>i</w:t>
      </w:r>
      <w:r w:rsidRPr="004F492D">
        <w:rPr>
          <w:rFonts w:cs="TimesLTStd-Roman"/>
          <w:spacing w:val="2"/>
          <w:sz w:val="20"/>
          <w:szCs w:val="20"/>
        </w:rPr>
        <w:t xml:space="preserve"> = ln </w:t>
      </w:r>
      <m:oMath>
        <m:f>
          <m:fPr>
            <m:ctrlPr>
              <w:rPr>
                <w:rFonts w:ascii="Cambria Math" w:hAnsi="Cambria Math" w:cs="TimesLTStd-Roman"/>
                <w:i/>
                <w:iCs/>
                <w:spacing w:val="2"/>
                <w:sz w:val="20"/>
                <w:szCs w:val="20"/>
              </w:rPr>
            </m:ctrlPr>
          </m:fPr>
          <m:num>
            <m:r>
              <w:rPr>
                <w:rFonts w:ascii="Cambria Math" w:hAnsi="Cambria Math" w:cs="TimesLTStd-Roman"/>
                <w:spacing w:val="2"/>
                <w:sz w:val="20"/>
                <w:szCs w:val="20"/>
              </w:rPr>
              <m:t>N</m:t>
            </m:r>
          </m:num>
          <m:den>
            <m:r>
              <w:rPr>
                <w:rFonts w:ascii="Cambria Math" w:hAnsi="Cambria Math" w:cs="TimesLTStd-Roman"/>
                <w:spacing w:val="2"/>
                <w:sz w:val="20"/>
                <w:szCs w:val="20"/>
              </w:rPr>
              <m:t>N</m:t>
            </m:r>
            <m:r>
              <w:rPr>
                <w:rFonts w:ascii="Cambria Math" w:hAnsi="Cambria Math" w:cs="TimesLTStd-Roman"/>
                <w:spacing w:val="2"/>
                <w:sz w:val="20"/>
                <w:szCs w:val="20"/>
                <w:vertAlign w:val="subscript"/>
              </w:rPr>
              <m:t>i</m:t>
            </m:r>
          </m:den>
        </m:f>
      </m:oMath>
      <w:r w:rsidRPr="004F492D">
        <w:rPr>
          <w:rFonts w:cs="TimesLTStd-Roman"/>
          <w:spacing w:val="2"/>
          <w:sz w:val="20"/>
          <w:szCs w:val="20"/>
        </w:rPr>
        <w:t xml:space="preserve"> </w:t>
      </w:r>
    </w:p>
    <w:p w14:paraId="71280794" w14:textId="77777777" w:rsidR="003C63C2" w:rsidRDefault="003C63C2" w:rsidP="00DA1598">
      <w:pPr>
        <w:rPr>
          <w:rFonts w:cs="TimesLTStd-Roman"/>
          <w:spacing w:val="2"/>
          <w:sz w:val="20"/>
          <w:szCs w:val="20"/>
        </w:rPr>
      </w:pPr>
    </w:p>
    <w:p w14:paraId="69F9090B" w14:textId="249F32AE" w:rsidR="004F492D" w:rsidRPr="00F85BFE" w:rsidRDefault="003C63C2" w:rsidP="00F85BFE">
      <w:pPr>
        <w:pStyle w:val="Caption"/>
        <w:rPr>
          <w:rFonts w:ascii="Helvetica" w:hAnsi="Helvetica" w:cs="TimesLTStd-Roman"/>
          <w:i w:val="0"/>
          <w:iCs w:val="0"/>
          <w:color w:val="auto"/>
          <w:spacing w:val="2"/>
          <w:sz w:val="14"/>
          <w:szCs w:val="14"/>
        </w:rPr>
      </w:pPr>
      <w:r w:rsidRPr="00850D73">
        <w:rPr>
          <w:rFonts w:ascii="Helvetica" w:hAnsi="Helvetica"/>
          <w:b/>
          <w:bCs/>
          <w:i w:val="0"/>
          <w:iCs w:val="0"/>
          <w:sz w:val="14"/>
          <w:szCs w:val="14"/>
        </w:rPr>
        <w:t xml:space="preserve">EQUATION </w:t>
      </w:r>
      <w:r w:rsidRPr="00850D73">
        <w:rPr>
          <w:rFonts w:ascii="Helvetica" w:hAnsi="Helvetica"/>
          <w:b/>
          <w:bCs/>
          <w:i w:val="0"/>
          <w:iCs w:val="0"/>
          <w:sz w:val="14"/>
          <w:szCs w:val="14"/>
        </w:rPr>
        <w:fldChar w:fldCharType="begin"/>
      </w:r>
      <w:r w:rsidRPr="00850D73">
        <w:rPr>
          <w:rFonts w:ascii="Helvetica" w:hAnsi="Helvetica"/>
          <w:b/>
          <w:bCs/>
          <w:i w:val="0"/>
          <w:iCs w:val="0"/>
          <w:sz w:val="14"/>
          <w:szCs w:val="14"/>
        </w:rPr>
        <w:instrText xml:space="preserve"> SEQ Equation \* ARABIC </w:instrText>
      </w:r>
      <w:r w:rsidRPr="00850D73">
        <w:rPr>
          <w:rFonts w:ascii="Helvetica" w:hAnsi="Helvetica"/>
          <w:b/>
          <w:bCs/>
          <w:i w:val="0"/>
          <w:iCs w:val="0"/>
          <w:sz w:val="14"/>
          <w:szCs w:val="14"/>
        </w:rPr>
        <w:fldChar w:fldCharType="separate"/>
      </w:r>
      <w:r w:rsidRPr="00850D73">
        <w:rPr>
          <w:rFonts w:ascii="Helvetica" w:hAnsi="Helvetica"/>
          <w:b/>
          <w:bCs/>
          <w:i w:val="0"/>
          <w:iCs w:val="0"/>
          <w:noProof/>
          <w:sz w:val="14"/>
          <w:szCs w:val="14"/>
        </w:rPr>
        <w:t>2</w:t>
      </w:r>
      <w:r w:rsidRPr="00850D73">
        <w:rPr>
          <w:rFonts w:ascii="Helvetica" w:hAnsi="Helvetica"/>
          <w:b/>
          <w:bCs/>
          <w:i w:val="0"/>
          <w:iCs w:val="0"/>
          <w:sz w:val="14"/>
          <w:szCs w:val="14"/>
        </w:rPr>
        <w:fldChar w:fldCharType="end"/>
      </w:r>
      <w:r>
        <w:rPr>
          <w:rFonts w:ascii="Helvetica" w:hAnsi="Helvetica"/>
          <w:b/>
          <w:bCs/>
          <w:i w:val="0"/>
          <w:iCs w:val="0"/>
          <w:sz w:val="14"/>
          <w:szCs w:val="14"/>
        </w:rPr>
        <w:t xml:space="preserve">. </w:t>
      </w:r>
      <w:r w:rsidRPr="00A45014">
        <w:rPr>
          <w:rFonts w:ascii="Helvetica" w:hAnsi="Helvetica"/>
          <w:b/>
          <w:bCs/>
          <w:i w:val="0"/>
          <w:iCs w:val="0"/>
          <w:color w:val="auto"/>
          <w:sz w:val="14"/>
          <w:szCs w:val="14"/>
        </w:rPr>
        <w:t xml:space="preserve">Normalized Difference: </w:t>
      </w:r>
      <w:r w:rsidRPr="00A45014">
        <w:rPr>
          <w:rFonts w:ascii="Helvetica" w:hAnsi="Helvetica"/>
          <w:i w:val="0"/>
          <w:iCs w:val="0"/>
          <w:color w:val="auto"/>
          <w:sz w:val="14"/>
          <w:szCs w:val="14"/>
        </w:rPr>
        <w:t xml:space="preserve">Calculated between query and </w:t>
      </w:r>
      <w:r>
        <w:rPr>
          <w:rFonts w:ascii="Helvetica" w:hAnsi="Helvetica"/>
          <w:i w:val="0"/>
          <w:iCs w:val="0"/>
          <w:color w:val="auto"/>
          <w:sz w:val="14"/>
          <w:szCs w:val="14"/>
        </w:rPr>
        <w:t>database</w:t>
      </w:r>
      <w:r w:rsidRPr="00A45014">
        <w:rPr>
          <w:rFonts w:ascii="Helvetica" w:hAnsi="Helvetica"/>
          <w:i w:val="0"/>
          <w:iCs w:val="0"/>
          <w:color w:val="auto"/>
          <w:sz w:val="14"/>
          <w:szCs w:val="14"/>
        </w:rPr>
        <w:t xml:space="preserve"> vectors</w:t>
      </w:r>
      <w:r>
        <w:rPr>
          <w:rFonts w:ascii="Helvetica" w:hAnsi="Helvetica"/>
          <w:i w:val="0"/>
          <w:iCs w:val="0"/>
          <w:color w:val="auto"/>
          <w:sz w:val="14"/>
          <w:szCs w:val="14"/>
        </w:rPr>
        <w:t>.</w:t>
      </w:r>
    </w:p>
    <w:p w14:paraId="79C23818" w14:textId="1430FDAE" w:rsidR="00DA1598" w:rsidRDefault="004D7F39" w:rsidP="00653DE0">
      <w:pPr>
        <w:jc w:val="both"/>
        <w:rPr>
          <w:rFonts w:cs="TimesLTStd-Roman"/>
          <w:spacing w:val="2"/>
          <w:sz w:val="20"/>
          <w:szCs w:val="20"/>
        </w:rPr>
      </w:pPr>
      <w:r>
        <w:rPr>
          <w:rFonts w:cs="TimesLTStd-Roman"/>
          <w:spacing w:val="2"/>
          <w:sz w:val="20"/>
          <w:szCs w:val="20"/>
        </w:rPr>
        <w:t>Thi</w:t>
      </w:r>
      <w:r w:rsidR="00011FC3">
        <w:rPr>
          <w:rFonts w:cs="TimesLTStd-Roman"/>
          <w:spacing w:val="2"/>
          <w:sz w:val="20"/>
          <w:szCs w:val="20"/>
        </w:rPr>
        <w:t xml:space="preserve">s caused us to consider </w:t>
      </w:r>
      <w:r w:rsidR="00011FC3" w:rsidRPr="00011FC3">
        <w:rPr>
          <w:rFonts w:cs="TimesLTStd-Roman"/>
          <w:spacing w:val="2"/>
          <w:sz w:val="20"/>
          <w:szCs w:val="20"/>
        </w:rPr>
        <w:t>frequency of occurrence and dependencies within the path</w:t>
      </w:r>
      <w:r w:rsidR="00F85BFE">
        <w:rPr>
          <w:rFonts w:cs="TimesLTStd-Roman"/>
          <w:spacing w:val="2"/>
          <w:sz w:val="20"/>
          <w:szCs w:val="20"/>
        </w:rPr>
        <w:t>, to handle</w:t>
      </w:r>
      <w:r w:rsidR="00F85BFE" w:rsidRPr="00F85BFE">
        <w:rPr>
          <w:rFonts w:cs="TimesLTStd-Roman"/>
          <w:spacing w:val="2"/>
          <w:sz w:val="20"/>
          <w:szCs w:val="20"/>
        </w:rPr>
        <w:t xml:space="preserve"> weights for different levels of the vocabulary tree</w:t>
      </w:r>
      <w:r w:rsidR="00F85BFE">
        <w:rPr>
          <w:rFonts w:cs="TimesLTStd-Roman"/>
          <w:spacing w:val="2"/>
          <w:sz w:val="20"/>
          <w:szCs w:val="20"/>
        </w:rPr>
        <w:t>.</w:t>
      </w:r>
      <w:r w:rsidR="006779A4">
        <w:rPr>
          <w:rFonts w:cs="TimesLTStd-Roman"/>
          <w:spacing w:val="2"/>
          <w:sz w:val="20"/>
          <w:szCs w:val="20"/>
        </w:rPr>
        <w:t xml:space="preserve"> Our testing revealed a trade-off between </w:t>
      </w:r>
      <w:r w:rsidR="005200CC" w:rsidRPr="005200CC">
        <w:rPr>
          <w:rFonts w:cs="TimesLTStd-Roman"/>
          <w:spacing w:val="2"/>
          <w:sz w:val="20"/>
          <w:szCs w:val="20"/>
        </w:rPr>
        <w:t>distinctiveness and repeatability in quantization cells and vocabulary tree depth</w:t>
      </w:r>
      <w:r w:rsidR="005200CC">
        <w:rPr>
          <w:rFonts w:cs="TimesLTStd-Roman"/>
          <w:spacing w:val="2"/>
          <w:sz w:val="20"/>
          <w:szCs w:val="20"/>
        </w:rPr>
        <w:t>.</w:t>
      </w:r>
    </w:p>
    <w:p w14:paraId="6BAC84B8" w14:textId="77777777" w:rsidR="006A0525" w:rsidRDefault="006A0525" w:rsidP="00DA1598">
      <w:pPr>
        <w:rPr>
          <w:rFonts w:cs="TimesLTStd-Roman"/>
          <w:spacing w:val="2"/>
          <w:sz w:val="20"/>
          <w:szCs w:val="20"/>
        </w:rPr>
      </w:pPr>
    </w:p>
    <w:p w14:paraId="5E585937" w14:textId="584378FE" w:rsidR="006A0525" w:rsidRPr="004F492D" w:rsidRDefault="00DC22D6" w:rsidP="00DA1598">
      <w:pPr>
        <w:rPr>
          <w:rFonts w:cs="TimesLTStd-Roman"/>
          <w:spacing w:val="2"/>
          <w:sz w:val="20"/>
          <w:szCs w:val="20"/>
        </w:rPr>
      </w:pPr>
      <w:r w:rsidRPr="004F492D">
        <w:rPr>
          <w:rFonts w:cs="TimesLTStd-Roman"/>
          <w:spacing w:val="2"/>
          <w:sz w:val="20"/>
          <w:szCs w:val="20"/>
        </w:rPr>
        <w:t>s (</w:t>
      </w:r>
      <w:r w:rsidR="006A0525" w:rsidRPr="004F492D">
        <w:rPr>
          <w:rFonts w:cs="TimesLTStd-Roman"/>
          <w:spacing w:val="2"/>
          <w:sz w:val="20"/>
          <w:szCs w:val="20"/>
        </w:rPr>
        <w:t xml:space="preserve">q, d) = || </w:t>
      </w:r>
      <m:oMath>
        <m:f>
          <m:fPr>
            <m:ctrlPr>
              <w:rPr>
                <w:rFonts w:ascii="Cambria Math" w:hAnsi="Cambria Math" w:cs="TimesLTStd-Roman"/>
                <w:i/>
                <w:iCs/>
                <w:spacing w:val="2"/>
                <w:sz w:val="20"/>
                <w:szCs w:val="20"/>
              </w:rPr>
            </m:ctrlPr>
          </m:fPr>
          <m:num>
            <m:r>
              <w:rPr>
                <w:rFonts w:ascii="Cambria Math" w:hAnsi="Cambria Math" w:cs="TimesLTStd-Roman"/>
                <w:spacing w:val="2"/>
                <w:sz w:val="20"/>
                <w:szCs w:val="20"/>
              </w:rPr>
              <m:t>q</m:t>
            </m:r>
          </m:num>
          <m:den>
            <m:r>
              <w:rPr>
                <w:rFonts w:ascii="Cambria Math" w:hAnsi="Cambria Math" w:cs="TimesLTStd-Roman"/>
                <w:spacing w:val="2"/>
                <w:sz w:val="20"/>
                <w:szCs w:val="20"/>
              </w:rPr>
              <m:t>|</m:t>
            </m:r>
            <m:d>
              <m:dPr>
                <m:begChr m:val="|"/>
                <m:endChr m:val="|"/>
                <m:ctrlPr>
                  <w:rPr>
                    <w:rFonts w:ascii="Cambria Math" w:hAnsi="Cambria Math" w:cs="TimesLTStd-Roman"/>
                    <w:i/>
                    <w:iCs/>
                    <w:spacing w:val="2"/>
                    <w:sz w:val="20"/>
                    <w:szCs w:val="20"/>
                  </w:rPr>
                </m:ctrlPr>
              </m:dPr>
              <m:e>
                <m:r>
                  <w:rPr>
                    <w:rFonts w:ascii="Cambria Math" w:hAnsi="Cambria Math" w:cs="TimesLTStd-Roman"/>
                    <w:spacing w:val="2"/>
                    <w:sz w:val="20"/>
                    <w:szCs w:val="20"/>
                  </w:rPr>
                  <m:t>q</m:t>
                </m:r>
              </m:e>
            </m:d>
            <m:r>
              <w:rPr>
                <w:rFonts w:ascii="Cambria Math" w:hAnsi="Cambria Math" w:cs="TimesLTStd-Roman"/>
                <w:spacing w:val="2"/>
                <w:sz w:val="20"/>
                <w:szCs w:val="20"/>
              </w:rPr>
              <m:t>|</m:t>
            </m:r>
          </m:den>
        </m:f>
        <m:r>
          <m:rPr>
            <m:sty m:val="p"/>
          </m:rPr>
          <w:rPr>
            <w:rFonts w:ascii="Cambria Math" w:hAnsi="Cambria Math" w:cs="TimesLTStd-Roman"/>
            <w:spacing w:val="2"/>
            <w:sz w:val="20"/>
            <w:szCs w:val="20"/>
          </w:rPr>
          <m:t> - </m:t>
        </m:r>
        <m:f>
          <m:fPr>
            <m:ctrlPr>
              <w:rPr>
                <w:rFonts w:ascii="Cambria Math" w:hAnsi="Cambria Math" w:cs="TimesLTStd-Roman"/>
                <w:i/>
                <w:iCs/>
                <w:spacing w:val="2"/>
                <w:sz w:val="20"/>
                <w:szCs w:val="20"/>
              </w:rPr>
            </m:ctrlPr>
          </m:fPr>
          <m:num>
            <m:r>
              <w:rPr>
                <w:rFonts w:ascii="Cambria Math" w:hAnsi="Cambria Math" w:cs="TimesLTStd-Roman"/>
                <w:spacing w:val="2"/>
                <w:sz w:val="20"/>
                <w:szCs w:val="20"/>
              </w:rPr>
              <m:t>d</m:t>
            </m:r>
          </m:num>
          <m:den>
            <m:r>
              <w:rPr>
                <w:rFonts w:ascii="Cambria Math" w:hAnsi="Cambria Math" w:cs="TimesLTStd-Roman"/>
                <w:spacing w:val="2"/>
                <w:sz w:val="20"/>
                <w:szCs w:val="20"/>
              </w:rPr>
              <m:t>|</m:t>
            </m:r>
            <m:d>
              <m:dPr>
                <m:begChr m:val="|"/>
                <m:endChr m:val="|"/>
                <m:ctrlPr>
                  <w:rPr>
                    <w:rFonts w:ascii="Cambria Math" w:hAnsi="Cambria Math" w:cs="TimesLTStd-Roman"/>
                    <w:i/>
                    <w:iCs/>
                    <w:spacing w:val="2"/>
                    <w:sz w:val="20"/>
                    <w:szCs w:val="20"/>
                  </w:rPr>
                </m:ctrlPr>
              </m:dPr>
              <m:e>
                <m:r>
                  <w:rPr>
                    <w:rFonts w:ascii="Cambria Math" w:hAnsi="Cambria Math" w:cs="TimesLTStd-Roman"/>
                    <w:spacing w:val="2"/>
                    <w:sz w:val="20"/>
                    <w:szCs w:val="20"/>
                  </w:rPr>
                  <m:t>d</m:t>
                </m:r>
              </m:e>
            </m:d>
            <m:r>
              <w:rPr>
                <w:rFonts w:ascii="Cambria Math" w:hAnsi="Cambria Math" w:cs="TimesLTStd-Roman"/>
                <w:spacing w:val="2"/>
                <w:sz w:val="20"/>
                <w:szCs w:val="20"/>
              </w:rPr>
              <m:t>|</m:t>
            </m:r>
          </m:den>
        </m:f>
      </m:oMath>
      <w:r w:rsidR="006A0525" w:rsidRPr="004F492D">
        <w:rPr>
          <w:rFonts w:cs="TimesLTStd-Roman"/>
          <w:spacing w:val="2"/>
          <w:sz w:val="20"/>
          <w:szCs w:val="20"/>
        </w:rPr>
        <w:t xml:space="preserve"> ||</w:t>
      </w:r>
    </w:p>
    <w:p w14:paraId="4F23C64A" w14:textId="77777777" w:rsidR="006A0525" w:rsidRDefault="006A0525" w:rsidP="00DA1598">
      <w:pPr>
        <w:rPr>
          <w:rFonts w:cs="TimesLTStd-Roman"/>
          <w:spacing w:val="2"/>
          <w:sz w:val="20"/>
          <w:szCs w:val="20"/>
        </w:rPr>
      </w:pPr>
    </w:p>
    <w:p w14:paraId="5E4997D1" w14:textId="529400A6" w:rsidR="006A0525" w:rsidRPr="00A45014" w:rsidRDefault="00850D73" w:rsidP="00850D73">
      <w:pPr>
        <w:pStyle w:val="Caption"/>
        <w:rPr>
          <w:rFonts w:ascii="Helvetica" w:hAnsi="Helvetica" w:cs="TimesLTStd-Roman"/>
          <w:i w:val="0"/>
          <w:iCs w:val="0"/>
          <w:color w:val="auto"/>
          <w:spacing w:val="2"/>
          <w:sz w:val="14"/>
          <w:szCs w:val="14"/>
        </w:rPr>
      </w:pPr>
      <w:r w:rsidRPr="00850D73">
        <w:rPr>
          <w:rFonts w:ascii="Helvetica" w:hAnsi="Helvetica"/>
          <w:b/>
          <w:bCs/>
          <w:i w:val="0"/>
          <w:iCs w:val="0"/>
          <w:sz w:val="14"/>
          <w:szCs w:val="14"/>
        </w:rPr>
        <w:t xml:space="preserve">EQUATION </w:t>
      </w:r>
      <w:r w:rsidR="003C63C2">
        <w:rPr>
          <w:rFonts w:ascii="Helvetica" w:hAnsi="Helvetica"/>
          <w:b/>
          <w:bCs/>
          <w:i w:val="0"/>
          <w:iCs w:val="0"/>
          <w:sz w:val="14"/>
          <w:szCs w:val="14"/>
        </w:rPr>
        <w:t>3</w:t>
      </w:r>
      <w:r w:rsidR="00BE7CED">
        <w:rPr>
          <w:rFonts w:ascii="Helvetica" w:hAnsi="Helvetica"/>
          <w:b/>
          <w:bCs/>
          <w:i w:val="0"/>
          <w:iCs w:val="0"/>
          <w:sz w:val="14"/>
          <w:szCs w:val="14"/>
        </w:rPr>
        <w:t>.</w:t>
      </w:r>
      <w:r>
        <w:rPr>
          <w:rFonts w:ascii="Helvetica" w:hAnsi="Helvetica"/>
          <w:b/>
          <w:bCs/>
          <w:i w:val="0"/>
          <w:iCs w:val="0"/>
          <w:sz w:val="14"/>
          <w:szCs w:val="14"/>
        </w:rPr>
        <w:t xml:space="preserve"> </w:t>
      </w:r>
      <w:r w:rsidR="004C2664" w:rsidRPr="00A45014">
        <w:rPr>
          <w:rFonts w:ascii="Helvetica" w:hAnsi="Helvetica"/>
          <w:b/>
          <w:bCs/>
          <w:i w:val="0"/>
          <w:iCs w:val="0"/>
          <w:color w:val="auto"/>
          <w:sz w:val="14"/>
          <w:szCs w:val="14"/>
        </w:rPr>
        <w:t>Normalized Differen</w:t>
      </w:r>
      <w:r w:rsidR="00D165AB" w:rsidRPr="00A45014">
        <w:rPr>
          <w:rFonts w:ascii="Helvetica" w:hAnsi="Helvetica"/>
          <w:b/>
          <w:bCs/>
          <w:i w:val="0"/>
          <w:iCs w:val="0"/>
          <w:color w:val="auto"/>
          <w:sz w:val="14"/>
          <w:szCs w:val="14"/>
        </w:rPr>
        <w:t>c</w:t>
      </w:r>
      <w:r w:rsidR="004C2664" w:rsidRPr="00A45014">
        <w:rPr>
          <w:rFonts w:ascii="Helvetica" w:hAnsi="Helvetica"/>
          <w:b/>
          <w:bCs/>
          <w:i w:val="0"/>
          <w:iCs w:val="0"/>
          <w:color w:val="auto"/>
          <w:sz w:val="14"/>
          <w:szCs w:val="14"/>
        </w:rPr>
        <w:t>e</w:t>
      </w:r>
      <w:r w:rsidR="00D165AB" w:rsidRPr="00A45014">
        <w:rPr>
          <w:rFonts w:ascii="Helvetica" w:hAnsi="Helvetica"/>
          <w:b/>
          <w:bCs/>
          <w:i w:val="0"/>
          <w:iCs w:val="0"/>
          <w:color w:val="auto"/>
          <w:sz w:val="14"/>
          <w:szCs w:val="14"/>
        </w:rPr>
        <w:t>:</w:t>
      </w:r>
      <w:r w:rsidR="00BE7CED" w:rsidRPr="00A45014">
        <w:rPr>
          <w:rFonts w:ascii="Helvetica" w:hAnsi="Helvetica"/>
          <w:b/>
          <w:bCs/>
          <w:i w:val="0"/>
          <w:iCs w:val="0"/>
          <w:color w:val="auto"/>
          <w:sz w:val="14"/>
          <w:szCs w:val="14"/>
        </w:rPr>
        <w:t xml:space="preserve"> </w:t>
      </w:r>
      <w:r w:rsidR="0059412F" w:rsidRPr="00A45014">
        <w:rPr>
          <w:rFonts w:ascii="Helvetica" w:hAnsi="Helvetica"/>
          <w:i w:val="0"/>
          <w:iCs w:val="0"/>
          <w:color w:val="auto"/>
          <w:sz w:val="14"/>
          <w:szCs w:val="14"/>
        </w:rPr>
        <w:t xml:space="preserve">Calculated between query and </w:t>
      </w:r>
      <w:r w:rsidR="00A45014">
        <w:rPr>
          <w:rFonts w:ascii="Helvetica" w:hAnsi="Helvetica"/>
          <w:i w:val="0"/>
          <w:iCs w:val="0"/>
          <w:color w:val="auto"/>
          <w:sz w:val="14"/>
          <w:szCs w:val="14"/>
        </w:rPr>
        <w:t>database</w:t>
      </w:r>
      <w:r w:rsidR="0059412F" w:rsidRPr="00A45014">
        <w:rPr>
          <w:rFonts w:ascii="Helvetica" w:hAnsi="Helvetica"/>
          <w:i w:val="0"/>
          <w:iCs w:val="0"/>
          <w:color w:val="auto"/>
          <w:sz w:val="14"/>
          <w:szCs w:val="14"/>
        </w:rPr>
        <w:t xml:space="preserve"> vectors</w:t>
      </w:r>
      <w:r w:rsidR="00A45014">
        <w:rPr>
          <w:rFonts w:ascii="Helvetica" w:hAnsi="Helvetica"/>
          <w:i w:val="0"/>
          <w:iCs w:val="0"/>
          <w:color w:val="auto"/>
          <w:sz w:val="14"/>
          <w:szCs w:val="14"/>
        </w:rPr>
        <w:t>.</w:t>
      </w:r>
    </w:p>
    <w:p w14:paraId="510FE5CE" w14:textId="2A807368" w:rsidR="006A0525" w:rsidRDefault="00832C9D" w:rsidP="00653DE0">
      <w:pPr>
        <w:jc w:val="both"/>
        <w:rPr>
          <w:rFonts w:cs="TimesLTStd-Roman"/>
          <w:spacing w:val="2"/>
          <w:sz w:val="20"/>
          <w:szCs w:val="20"/>
        </w:rPr>
      </w:pPr>
      <w:r>
        <w:rPr>
          <w:rFonts w:cs="TimesLTStd-Roman"/>
          <w:spacing w:val="2"/>
          <w:sz w:val="20"/>
          <w:szCs w:val="20"/>
        </w:rPr>
        <w:t>We then applied entropy weighting to improve the retrieval performance of the TF-IDF scheme.</w:t>
      </w:r>
      <w:r w:rsidR="00D37AEF">
        <w:rPr>
          <w:rFonts w:cs="TimesLTStd-Roman"/>
          <w:spacing w:val="2"/>
          <w:sz w:val="20"/>
          <w:szCs w:val="20"/>
        </w:rPr>
        <w:t xml:space="preserve"> When we query an im</w:t>
      </w:r>
      <w:r w:rsidR="003D7505">
        <w:rPr>
          <w:rFonts w:cs="TimesLTStd-Roman"/>
          <w:spacing w:val="2"/>
          <w:sz w:val="20"/>
          <w:szCs w:val="20"/>
        </w:rPr>
        <w:t xml:space="preserve">age, </w:t>
      </w:r>
      <w:r w:rsidR="00BE1611">
        <w:rPr>
          <w:rFonts w:cs="TimesLTStd-Roman"/>
          <w:spacing w:val="2"/>
          <w:sz w:val="20"/>
          <w:szCs w:val="20"/>
        </w:rPr>
        <w:t xml:space="preserve">we populate and sort a query tree </w:t>
      </w:r>
      <w:r w:rsidR="00FE1F89">
        <w:rPr>
          <w:rFonts w:cs="TimesLTStd-Roman"/>
          <w:spacing w:val="2"/>
          <w:sz w:val="20"/>
          <w:szCs w:val="20"/>
        </w:rPr>
        <w:t>(Fig. 4).</w:t>
      </w:r>
    </w:p>
    <w:p w14:paraId="2B7A5735" w14:textId="77777777" w:rsidR="006A0525" w:rsidRDefault="006A0525" w:rsidP="00DA1598">
      <w:pPr>
        <w:rPr>
          <w:rFonts w:cs="TimesLTStd-Roman"/>
          <w:spacing w:val="2"/>
          <w:sz w:val="20"/>
          <w:szCs w:val="20"/>
        </w:rPr>
      </w:pPr>
    </w:p>
    <w:p w14:paraId="04753F27" w14:textId="480189B2" w:rsidR="006A0525" w:rsidRPr="00DA1598" w:rsidRDefault="003A260E" w:rsidP="00DA1598">
      <w:pPr>
        <w:rPr>
          <w:rFonts w:cs="TimesLTStd-Roman"/>
          <w:spacing w:val="2"/>
          <w:sz w:val="20"/>
          <w:szCs w:val="20"/>
        </w:rPr>
      </w:pPr>
      <w:r>
        <w:rPr>
          <w:rFonts w:cs="TimesLTStd-Roman"/>
          <w:noProof/>
          <w:spacing w:val="2"/>
          <w:sz w:val="20"/>
          <w:szCs w:val="20"/>
        </w:rPr>
        <w:drawing>
          <wp:inline distT="0" distB="0" distL="0" distR="0" wp14:anchorId="7E0C46EE" wp14:editId="543B9EDF">
            <wp:extent cx="2724150" cy="2155017"/>
            <wp:effectExtent l="0" t="0" r="0" b="0"/>
            <wp:docPr id="1743955851" name="Picture 174395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55851" name="Picture 17439558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9251" cy="2206517"/>
                    </a:xfrm>
                    <a:prstGeom prst="rect">
                      <a:avLst/>
                    </a:prstGeom>
                  </pic:spPr>
                </pic:pic>
              </a:graphicData>
            </a:graphic>
          </wp:inline>
        </w:drawing>
      </w:r>
    </w:p>
    <w:p w14:paraId="1DE9041E" w14:textId="5301A14A" w:rsidR="00752149" w:rsidRPr="00462EB4" w:rsidRDefault="00752149" w:rsidP="00752149">
      <w:pPr>
        <w:pStyle w:val="Caption"/>
      </w:pPr>
      <w:r w:rsidRPr="00491B16">
        <w:rPr>
          <w:rFonts w:ascii="Helvetica" w:hAnsi="Helvetica" w:cs="FormataOTF-Bold"/>
          <w:b/>
          <w:bCs/>
          <w:i w:val="0"/>
          <w:iCs w:val="0"/>
          <w:sz w:val="14"/>
          <w:szCs w:val="14"/>
        </w:rPr>
        <w:t xml:space="preserve">Figure </w:t>
      </w:r>
      <w:r w:rsidR="00F851C5">
        <w:rPr>
          <w:rFonts w:ascii="Helvetica" w:hAnsi="Helvetica" w:cs="FormataOTF-Bold"/>
          <w:b/>
          <w:bCs/>
          <w:i w:val="0"/>
          <w:iCs w:val="0"/>
          <w:sz w:val="14"/>
          <w:szCs w:val="14"/>
        </w:rPr>
        <w:t>4</w:t>
      </w:r>
      <w:r>
        <w:rPr>
          <w:rFonts w:ascii="Helvetica" w:hAnsi="Helvetica" w:cs="FormataOTF-Bold"/>
          <w:b/>
          <w:bCs/>
          <w:i w:val="0"/>
          <w:iCs w:val="0"/>
          <w:sz w:val="14"/>
          <w:szCs w:val="14"/>
        </w:rPr>
        <w:t xml:space="preserve">. </w:t>
      </w:r>
      <w:r w:rsidR="00F13E78">
        <w:rPr>
          <w:rFonts w:ascii="Helvetica" w:hAnsi="Helvetica" w:cs="FormataOTF-Bold"/>
          <w:b/>
          <w:bCs/>
          <w:i w:val="0"/>
          <w:iCs w:val="0"/>
          <w:color w:val="auto"/>
          <w:sz w:val="14"/>
          <w:szCs w:val="14"/>
        </w:rPr>
        <w:t>Database structure</w:t>
      </w:r>
      <w:r>
        <w:rPr>
          <w:rFonts w:ascii="Helvetica" w:hAnsi="Helvetica" w:cs="FormataOTF-Bold"/>
          <w:b/>
          <w:bCs/>
          <w:i w:val="0"/>
          <w:iCs w:val="0"/>
          <w:color w:val="auto"/>
          <w:sz w:val="14"/>
          <w:szCs w:val="14"/>
        </w:rPr>
        <w:t xml:space="preserve">: </w:t>
      </w:r>
      <w:r w:rsidR="00456DAC">
        <w:rPr>
          <w:rFonts w:ascii="Helvetica" w:hAnsi="Helvetica" w:cs="FormataOTF-Bold"/>
          <w:i w:val="0"/>
          <w:iCs w:val="0"/>
          <w:color w:val="auto"/>
          <w:sz w:val="14"/>
          <w:szCs w:val="14"/>
        </w:rPr>
        <w:t>example</w:t>
      </w:r>
      <w:r>
        <w:rPr>
          <w:rFonts w:ascii="Helvetica" w:hAnsi="Helvetica" w:cs="FormataOTF-Bold"/>
          <w:i w:val="0"/>
          <w:iCs w:val="0"/>
          <w:color w:val="auto"/>
          <w:sz w:val="14"/>
          <w:szCs w:val="14"/>
        </w:rPr>
        <w:t xml:space="preserve"> with </w:t>
      </w:r>
      <w:r w:rsidR="00456DAC">
        <w:rPr>
          <w:rFonts w:ascii="Helvetica" w:hAnsi="Helvetica" w:cs="FormataOTF-Bold"/>
          <w:i w:val="0"/>
          <w:iCs w:val="0"/>
          <w:color w:val="auto"/>
          <w:sz w:val="14"/>
          <w:szCs w:val="14"/>
        </w:rPr>
        <w:t>2 levels</w:t>
      </w:r>
      <w:r>
        <w:rPr>
          <w:rFonts w:ascii="Helvetica" w:hAnsi="Helvetica" w:cs="FormataOTF-Bold"/>
          <w:i w:val="0"/>
          <w:iCs w:val="0"/>
          <w:color w:val="auto"/>
          <w:sz w:val="14"/>
          <w:szCs w:val="14"/>
        </w:rPr>
        <w:t xml:space="preserve"> and </w:t>
      </w:r>
      <w:r w:rsidR="00456DAC">
        <w:rPr>
          <w:rFonts w:ascii="Helvetica" w:hAnsi="Helvetica" w:cs="FormataOTF-Bold"/>
          <w:i w:val="0"/>
          <w:iCs w:val="0"/>
          <w:color w:val="auto"/>
          <w:sz w:val="14"/>
          <w:szCs w:val="14"/>
        </w:rPr>
        <w:t xml:space="preserve">branching factor 2. </w:t>
      </w:r>
      <w:r w:rsidR="00436CE2">
        <w:rPr>
          <w:rFonts w:ascii="Helvetica" w:hAnsi="Helvetica" w:cs="FormataOTF-Bold"/>
          <w:i w:val="0"/>
          <w:iCs w:val="0"/>
          <w:color w:val="auto"/>
          <w:sz w:val="14"/>
          <w:szCs w:val="14"/>
        </w:rPr>
        <w:t xml:space="preserve">The leaf nodes contain inverted files, with the parent </w:t>
      </w:r>
      <w:r w:rsidR="009960B2">
        <w:rPr>
          <w:rFonts w:ascii="Helvetica" w:hAnsi="Helvetica" w:cs="FormataOTF-Bold"/>
          <w:i w:val="0"/>
          <w:iCs w:val="0"/>
          <w:color w:val="auto"/>
          <w:sz w:val="14"/>
          <w:szCs w:val="14"/>
        </w:rPr>
        <w:t xml:space="preserve">(inner) </w:t>
      </w:r>
      <w:r w:rsidR="00436CE2">
        <w:rPr>
          <w:rFonts w:ascii="Helvetica" w:hAnsi="Helvetica" w:cs="FormataOTF-Bold"/>
          <w:i w:val="0"/>
          <w:iCs w:val="0"/>
          <w:color w:val="auto"/>
          <w:sz w:val="14"/>
          <w:szCs w:val="14"/>
        </w:rPr>
        <w:t xml:space="preserve">nodes </w:t>
      </w:r>
      <w:r w:rsidR="009960B2">
        <w:rPr>
          <w:rFonts w:ascii="Helvetica" w:hAnsi="Helvetica" w:cs="FormataOTF-Bold"/>
          <w:i w:val="0"/>
          <w:iCs w:val="0"/>
          <w:color w:val="auto"/>
          <w:sz w:val="14"/>
          <w:szCs w:val="14"/>
        </w:rPr>
        <w:t>have</w:t>
      </w:r>
      <w:r w:rsidR="00436CE2">
        <w:rPr>
          <w:rFonts w:ascii="Helvetica" w:hAnsi="Helvetica" w:cs="FormataOTF-Bold"/>
          <w:i w:val="0"/>
          <w:iCs w:val="0"/>
          <w:color w:val="auto"/>
          <w:sz w:val="14"/>
          <w:szCs w:val="14"/>
        </w:rPr>
        <w:t xml:space="preserve"> virtual</w:t>
      </w:r>
      <w:r>
        <w:rPr>
          <w:rFonts w:ascii="Helvetica" w:hAnsi="Helvetica" w:cs="FormataOTF-Bold"/>
          <w:i w:val="0"/>
          <w:iCs w:val="0"/>
          <w:color w:val="auto"/>
          <w:sz w:val="14"/>
          <w:szCs w:val="14"/>
        </w:rPr>
        <w:t xml:space="preserve"> </w:t>
      </w:r>
      <w:r w:rsidR="00DF464B">
        <w:rPr>
          <w:rFonts w:ascii="Helvetica" w:hAnsi="Helvetica" w:cs="FormataOTF-Bold"/>
          <w:i w:val="0"/>
          <w:iCs w:val="0"/>
          <w:color w:val="auto"/>
          <w:sz w:val="14"/>
          <w:szCs w:val="14"/>
        </w:rPr>
        <w:t xml:space="preserve">inverted files </w:t>
      </w:r>
      <w:r w:rsidR="007333B5">
        <w:rPr>
          <w:rFonts w:ascii="Helvetica" w:hAnsi="Helvetica" w:cs="FormataOTF-Bold"/>
          <w:i w:val="0"/>
          <w:iCs w:val="0"/>
          <w:color w:val="auto"/>
          <w:sz w:val="14"/>
          <w:szCs w:val="14"/>
        </w:rPr>
        <w:t>which are produced by concaten</w:t>
      </w:r>
      <w:r w:rsidR="004E0361">
        <w:rPr>
          <w:rFonts w:ascii="Helvetica" w:hAnsi="Helvetica" w:cs="FormataOTF-Bold"/>
          <w:i w:val="0"/>
          <w:iCs w:val="0"/>
          <w:color w:val="auto"/>
          <w:sz w:val="14"/>
          <w:szCs w:val="14"/>
        </w:rPr>
        <w:t xml:space="preserve">ating the </w:t>
      </w:r>
      <w:r w:rsidR="00D57BD3">
        <w:rPr>
          <w:rFonts w:ascii="Helvetica" w:hAnsi="Helvetica" w:cs="FormataOTF-Bold"/>
          <w:i w:val="0"/>
          <w:iCs w:val="0"/>
          <w:color w:val="auto"/>
          <w:sz w:val="14"/>
          <w:szCs w:val="14"/>
        </w:rPr>
        <w:t>inverted files of the leaf nodes.</w:t>
      </w:r>
      <w:r>
        <w:rPr>
          <w:rFonts w:ascii="Helvetica" w:hAnsi="Helvetica" w:cs="FormataOTF-Bold"/>
          <w:i w:val="0"/>
          <w:iCs w:val="0"/>
          <w:color w:val="auto"/>
          <w:sz w:val="14"/>
          <w:szCs w:val="14"/>
        </w:rPr>
        <w:t xml:space="preserve"> </w:t>
      </w:r>
    </w:p>
    <w:p w14:paraId="13CFC680" w14:textId="77777777" w:rsidR="00595E29" w:rsidRPr="00595E29" w:rsidRDefault="00595E29" w:rsidP="00653DE0">
      <w:pPr>
        <w:autoSpaceDE w:val="0"/>
        <w:autoSpaceDN w:val="0"/>
        <w:adjustRightInd w:val="0"/>
        <w:spacing w:before="120" w:after="120"/>
        <w:jc w:val="both"/>
        <w:rPr>
          <w:rFonts w:cs="TimesLTStd-Roman"/>
          <w:spacing w:val="2"/>
          <w:sz w:val="20"/>
          <w:szCs w:val="20"/>
        </w:rPr>
      </w:pPr>
      <w:r w:rsidRPr="00595E29">
        <w:rPr>
          <w:rFonts w:cs="TimesLTStd-Roman"/>
          <w:spacing w:val="2"/>
          <w:sz w:val="20"/>
          <w:szCs w:val="20"/>
        </w:rPr>
        <w:t>The L1 norm, also known as the Manhattan norm or the taxicab norm, is a way to measure the magnitude of a vector in mathematics. It is defined as the sum of the absolute values of the individual components of the vector.</w:t>
      </w:r>
    </w:p>
    <w:p w14:paraId="24FED333" w14:textId="18711105" w:rsidR="00595E29" w:rsidRPr="00595E29" w:rsidRDefault="00595E29" w:rsidP="00653DE0">
      <w:pPr>
        <w:autoSpaceDE w:val="0"/>
        <w:autoSpaceDN w:val="0"/>
        <w:adjustRightInd w:val="0"/>
        <w:spacing w:before="120" w:after="120"/>
        <w:jc w:val="both"/>
        <w:rPr>
          <w:rFonts w:cs="TimesLTStd-Roman"/>
          <w:spacing w:val="2"/>
          <w:sz w:val="20"/>
          <w:szCs w:val="20"/>
        </w:rPr>
      </w:pPr>
      <w:r w:rsidRPr="00595E29">
        <w:rPr>
          <w:rFonts w:cs="TimesLTStd-Roman"/>
          <w:spacing w:val="2"/>
          <w:sz w:val="20"/>
          <w:szCs w:val="20"/>
        </w:rPr>
        <w:t>For a vector x = [x</w:t>
      </w:r>
      <w:r w:rsidRPr="00595E29">
        <w:rPr>
          <w:rFonts w:cs="TimesLTStd-Roman"/>
          <w:spacing w:val="2"/>
          <w:sz w:val="20"/>
          <w:szCs w:val="20"/>
          <w:vertAlign w:val="subscript"/>
        </w:rPr>
        <w:t>1</w:t>
      </w:r>
      <w:r w:rsidRPr="00595E29">
        <w:rPr>
          <w:rFonts w:cs="TimesLTStd-Roman"/>
          <w:spacing w:val="2"/>
          <w:sz w:val="20"/>
          <w:szCs w:val="20"/>
        </w:rPr>
        <w:t>, x</w:t>
      </w:r>
      <w:r w:rsidRPr="00595E29">
        <w:rPr>
          <w:rFonts w:cs="TimesLTStd-Roman"/>
          <w:spacing w:val="2"/>
          <w:sz w:val="20"/>
          <w:szCs w:val="20"/>
          <w:vertAlign w:val="subscript"/>
        </w:rPr>
        <w:t>2</w:t>
      </w:r>
      <w:r w:rsidRPr="00595E29">
        <w:rPr>
          <w:rFonts w:cs="TimesLTStd-Roman"/>
          <w:spacing w:val="2"/>
          <w:sz w:val="20"/>
          <w:szCs w:val="20"/>
        </w:rPr>
        <w:t>, ..., x</w:t>
      </w:r>
      <w:r w:rsidRPr="00595E29">
        <w:rPr>
          <w:rFonts w:cs="TimesLTStd-Roman"/>
          <w:spacing w:val="2"/>
          <w:sz w:val="20"/>
          <w:szCs w:val="20"/>
          <w:vertAlign w:val="subscript"/>
        </w:rPr>
        <w:t>n</w:t>
      </w:r>
      <w:r w:rsidRPr="00595E29">
        <w:rPr>
          <w:rFonts w:cs="TimesLTStd-Roman"/>
          <w:spacing w:val="2"/>
          <w:sz w:val="20"/>
          <w:szCs w:val="20"/>
        </w:rPr>
        <w:t>], the L1 norm (||x||</w:t>
      </w:r>
      <w:r w:rsidR="001175CE" w:rsidRPr="001175CE">
        <w:rPr>
          <w:rFonts w:cs="TimesLTStd-Roman"/>
          <w:spacing w:val="2"/>
          <w:sz w:val="20"/>
          <w:szCs w:val="20"/>
          <w:vertAlign w:val="subscript"/>
        </w:rPr>
        <w:t>1</w:t>
      </w:r>
      <w:r w:rsidRPr="00595E29">
        <w:rPr>
          <w:rFonts w:cs="TimesLTStd-Roman"/>
          <w:spacing w:val="2"/>
          <w:sz w:val="20"/>
          <w:szCs w:val="20"/>
        </w:rPr>
        <w:t>) is calculated as:</w:t>
      </w:r>
    </w:p>
    <w:p w14:paraId="5EF915EE" w14:textId="07F48F68" w:rsidR="00595E29" w:rsidRPr="00595E29" w:rsidRDefault="00595E29" w:rsidP="00BB2BED">
      <w:pPr>
        <w:autoSpaceDE w:val="0"/>
        <w:autoSpaceDN w:val="0"/>
        <w:adjustRightInd w:val="0"/>
        <w:spacing w:before="120" w:after="120"/>
        <w:jc w:val="center"/>
        <w:rPr>
          <w:rFonts w:cs="TimesLTStd-Roman"/>
          <w:spacing w:val="2"/>
          <w:sz w:val="20"/>
          <w:szCs w:val="20"/>
        </w:rPr>
      </w:pPr>
      <w:r w:rsidRPr="00595E29">
        <w:rPr>
          <w:rFonts w:cs="TimesLTStd-Roman"/>
          <w:spacing w:val="2"/>
          <w:sz w:val="20"/>
          <w:szCs w:val="20"/>
        </w:rPr>
        <w:t>||x||</w:t>
      </w:r>
      <w:r w:rsidR="001175CE" w:rsidRPr="001175CE">
        <w:rPr>
          <w:rFonts w:cs="TimesLTStd-Roman"/>
          <w:spacing w:val="2"/>
          <w:sz w:val="20"/>
          <w:szCs w:val="20"/>
          <w:vertAlign w:val="subscript"/>
        </w:rPr>
        <w:t>1</w:t>
      </w:r>
      <w:r w:rsidRPr="00595E29">
        <w:rPr>
          <w:rFonts w:cs="TimesLTStd-Roman"/>
          <w:spacing w:val="2"/>
          <w:sz w:val="20"/>
          <w:szCs w:val="20"/>
        </w:rPr>
        <w:t xml:space="preserve"> = |x</w:t>
      </w:r>
      <w:r w:rsidRPr="00742980">
        <w:rPr>
          <w:rFonts w:cs="TimesLTStd-Roman"/>
          <w:spacing w:val="2"/>
          <w:sz w:val="20"/>
          <w:szCs w:val="20"/>
          <w:vertAlign w:val="subscript"/>
        </w:rPr>
        <w:t>1</w:t>
      </w:r>
      <w:r w:rsidRPr="00595E29">
        <w:rPr>
          <w:rFonts w:cs="TimesLTStd-Roman"/>
          <w:spacing w:val="2"/>
          <w:sz w:val="20"/>
          <w:szCs w:val="20"/>
        </w:rPr>
        <w:t>| + |x</w:t>
      </w:r>
      <w:r w:rsidRPr="00742980">
        <w:rPr>
          <w:rFonts w:cs="TimesLTStd-Roman"/>
          <w:spacing w:val="2"/>
          <w:sz w:val="20"/>
          <w:szCs w:val="20"/>
          <w:vertAlign w:val="subscript"/>
        </w:rPr>
        <w:t>2</w:t>
      </w:r>
      <w:r w:rsidRPr="00595E29">
        <w:rPr>
          <w:rFonts w:cs="TimesLTStd-Roman"/>
          <w:spacing w:val="2"/>
          <w:sz w:val="20"/>
          <w:szCs w:val="20"/>
        </w:rPr>
        <w:t>| + ... + |x</w:t>
      </w:r>
      <w:r w:rsidRPr="00742980">
        <w:rPr>
          <w:rFonts w:cs="TimesLTStd-Roman"/>
          <w:spacing w:val="2"/>
          <w:sz w:val="20"/>
          <w:szCs w:val="20"/>
          <w:vertAlign w:val="subscript"/>
        </w:rPr>
        <w:t>n</w:t>
      </w:r>
      <w:r w:rsidRPr="00595E29">
        <w:rPr>
          <w:rFonts w:cs="TimesLTStd-Roman"/>
          <w:spacing w:val="2"/>
          <w:sz w:val="20"/>
          <w:szCs w:val="20"/>
        </w:rPr>
        <w:t>|</w:t>
      </w:r>
    </w:p>
    <w:p w14:paraId="14CB3377" w14:textId="77777777" w:rsidR="00595E29" w:rsidRPr="00595E29" w:rsidRDefault="00595E29" w:rsidP="00653DE0">
      <w:pPr>
        <w:autoSpaceDE w:val="0"/>
        <w:autoSpaceDN w:val="0"/>
        <w:adjustRightInd w:val="0"/>
        <w:spacing w:before="120" w:after="120"/>
        <w:jc w:val="both"/>
        <w:rPr>
          <w:rFonts w:cs="TimesLTStd-Roman"/>
          <w:spacing w:val="2"/>
          <w:sz w:val="20"/>
          <w:szCs w:val="20"/>
        </w:rPr>
      </w:pPr>
      <w:r w:rsidRPr="00595E29">
        <w:rPr>
          <w:rFonts w:cs="TimesLTStd-Roman"/>
          <w:spacing w:val="2"/>
          <w:sz w:val="20"/>
          <w:szCs w:val="20"/>
        </w:rPr>
        <w:t>In other words, it measures the distance between the origin (0, 0, ..., 0) and the point (x</w:t>
      </w:r>
      <w:r w:rsidRPr="00742980">
        <w:rPr>
          <w:rFonts w:cs="TimesLTStd-Roman"/>
          <w:spacing w:val="2"/>
          <w:sz w:val="20"/>
          <w:szCs w:val="20"/>
          <w:vertAlign w:val="subscript"/>
        </w:rPr>
        <w:t>1</w:t>
      </w:r>
      <w:r w:rsidRPr="00595E29">
        <w:rPr>
          <w:rFonts w:cs="TimesLTStd-Roman"/>
          <w:spacing w:val="2"/>
          <w:sz w:val="20"/>
          <w:szCs w:val="20"/>
        </w:rPr>
        <w:t>, x</w:t>
      </w:r>
      <w:r w:rsidRPr="00742980">
        <w:rPr>
          <w:rFonts w:cs="TimesLTStd-Roman"/>
          <w:spacing w:val="2"/>
          <w:sz w:val="20"/>
          <w:szCs w:val="20"/>
          <w:vertAlign w:val="subscript"/>
        </w:rPr>
        <w:t>2</w:t>
      </w:r>
      <w:r w:rsidRPr="00595E29">
        <w:rPr>
          <w:rFonts w:cs="TimesLTStd-Roman"/>
          <w:spacing w:val="2"/>
          <w:sz w:val="20"/>
          <w:szCs w:val="20"/>
        </w:rPr>
        <w:t>, ..., x</w:t>
      </w:r>
      <w:r w:rsidRPr="00742980">
        <w:rPr>
          <w:rFonts w:cs="TimesLTStd-Roman"/>
          <w:spacing w:val="2"/>
          <w:sz w:val="20"/>
          <w:szCs w:val="20"/>
          <w:vertAlign w:val="subscript"/>
        </w:rPr>
        <w:t>n</w:t>
      </w:r>
      <w:r w:rsidRPr="00595E29">
        <w:rPr>
          <w:rFonts w:cs="TimesLTStd-Roman"/>
          <w:spacing w:val="2"/>
          <w:sz w:val="20"/>
          <w:szCs w:val="20"/>
        </w:rPr>
        <w:t>) by summing the absolute differences along each axis.</w:t>
      </w:r>
    </w:p>
    <w:p w14:paraId="1F0F446D" w14:textId="5F9C129C" w:rsidR="00B9221D" w:rsidRDefault="00595E29" w:rsidP="00BB2BED">
      <w:pPr>
        <w:spacing w:before="120" w:after="120"/>
        <w:rPr>
          <w:rFonts w:cs="TimesLTStd-Roman"/>
          <w:spacing w:val="2"/>
          <w:sz w:val="20"/>
          <w:szCs w:val="20"/>
        </w:rPr>
      </w:pPr>
      <w:r w:rsidRPr="00595E29">
        <w:rPr>
          <w:rFonts w:cs="TimesLTStd-Roman"/>
          <w:spacing w:val="2"/>
          <w:sz w:val="20"/>
          <w:szCs w:val="20"/>
        </w:rPr>
        <w:t>The L1 norm has various applications, including in optimization problems, machine learning algorithms,</w:t>
      </w:r>
      <w:r w:rsidR="0035161A">
        <w:rPr>
          <w:rFonts w:cs="TimesLTStd-Roman"/>
          <w:spacing w:val="2"/>
          <w:sz w:val="20"/>
          <w:szCs w:val="20"/>
        </w:rPr>
        <w:t xml:space="preserve"> </w:t>
      </w:r>
      <w:r w:rsidRPr="00595E29">
        <w:rPr>
          <w:rFonts w:cs="TimesLTStd-Roman"/>
          <w:spacing w:val="2"/>
          <w:sz w:val="20"/>
          <w:szCs w:val="20"/>
        </w:rPr>
        <w:t>signal processing</w:t>
      </w:r>
      <w:r w:rsidR="0035161A">
        <w:rPr>
          <w:rFonts w:cs="TimesLTStd-Roman"/>
          <w:spacing w:val="2"/>
          <w:sz w:val="20"/>
          <w:szCs w:val="20"/>
        </w:rPr>
        <w:t>, image similarity scoring</w:t>
      </w:r>
      <w:r w:rsidRPr="00595E29">
        <w:rPr>
          <w:rFonts w:cs="TimesLTStd-Roman"/>
          <w:spacing w:val="2"/>
          <w:sz w:val="20"/>
          <w:szCs w:val="20"/>
        </w:rPr>
        <w:t>.</w:t>
      </w:r>
      <w:r w:rsidR="0035161A">
        <w:rPr>
          <w:rFonts w:cs="TimesLTStd-Roman"/>
          <w:spacing w:val="2"/>
          <w:sz w:val="20"/>
          <w:szCs w:val="20"/>
        </w:rPr>
        <w:t xml:space="preserve"> In terms of </w:t>
      </w:r>
      <w:r w:rsidR="0035161A">
        <w:rPr>
          <w:rFonts w:cs="TimesLTStd-Roman"/>
          <w:spacing w:val="2"/>
          <w:sz w:val="20"/>
          <w:szCs w:val="20"/>
        </w:rPr>
        <w:t>our score calculation and</w:t>
      </w:r>
      <w:r w:rsidR="004A785E">
        <w:rPr>
          <w:rFonts w:cs="TimesLTStd-Roman"/>
          <w:spacing w:val="2"/>
          <w:sz w:val="20"/>
          <w:szCs w:val="20"/>
        </w:rPr>
        <w:t xml:space="preserve"> testing</w:t>
      </w:r>
      <w:r w:rsidR="0035161A">
        <w:rPr>
          <w:rFonts w:cs="TimesLTStd-Roman"/>
          <w:spacing w:val="2"/>
          <w:sz w:val="20"/>
          <w:szCs w:val="20"/>
        </w:rPr>
        <w:t>,</w:t>
      </w:r>
      <w:r w:rsidR="004A785E">
        <w:rPr>
          <w:rFonts w:cs="TimesLTStd-Roman"/>
          <w:spacing w:val="2"/>
          <w:sz w:val="20"/>
          <w:szCs w:val="20"/>
        </w:rPr>
        <w:t xml:space="preserve"> we found that L1-norm performs better than L2-norm for retrieval</w:t>
      </w:r>
      <w:r w:rsidR="00177197">
        <w:rPr>
          <w:rFonts w:cs="TimesLTStd-Roman"/>
          <w:spacing w:val="2"/>
          <w:sz w:val="20"/>
          <w:szCs w:val="20"/>
        </w:rPr>
        <w:t xml:space="preserve"> </w:t>
      </w:r>
      <w:r w:rsidR="0079635C">
        <w:rPr>
          <w:rFonts w:cs="TimesLTStd-Roman"/>
          <w:spacing w:val="2"/>
          <w:sz w:val="20"/>
          <w:szCs w:val="20"/>
        </w:rPr>
        <w:t>(Equation 4).</w:t>
      </w:r>
    </w:p>
    <w:p w14:paraId="344B880F" w14:textId="0E022829" w:rsidR="00C3450A" w:rsidRPr="00C3450A" w:rsidRDefault="005B3A75" w:rsidP="00C3450A">
      <w:pPr>
        <w:rPr>
          <w:rFonts w:cs="TimesLTStd-Roman"/>
          <w:spacing w:val="2"/>
          <w:sz w:val="20"/>
          <w:szCs w:val="20"/>
        </w:rPr>
      </w:pPr>
      <m:oMath>
        <m:r>
          <w:rPr>
            <w:rFonts w:ascii="Cambria Math" w:hAnsi="Cambria Math" w:cs="TimesLTStd-Roman"/>
            <w:spacing w:val="2"/>
            <w:sz w:val="20"/>
            <w:szCs w:val="20"/>
          </w:rPr>
          <m:t>∥ </m:t>
        </m:r>
      </m:oMath>
      <w:r w:rsidR="00C3450A" w:rsidRPr="00C3450A">
        <w:rPr>
          <w:rFonts w:cs="TimesLTStd-Roman"/>
          <w:spacing w:val="2"/>
          <w:sz w:val="20"/>
          <w:szCs w:val="20"/>
        </w:rPr>
        <w:t xml:space="preserve">q – d </w:t>
      </w:r>
      <m:oMath>
        <m:r>
          <w:rPr>
            <w:rFonts w:ascii="Cambria Math" w:hAnsi="Cambria Math" w:cs="TimesLTStd-Roman"/>
            <w:spacing w:val="2"/>
            <w:sz w:val="20"/>
            <w:szCs w:val="20"/>
          </w:rPr>
          <m:t>∥ </m:t>
        </m:r>
        <m:m>
          <m:mPr>
            <m:mcs>
              <m:mc>
                <m:mcPr>
                  <m:count m:val="1"/>
                  <m:mcJc m:val="center"/>
                </m:mcPr>
              </m:mc>
            </m:mcs>
            <m:ctrlPr>
              <w:rPr>
                <w:rFonts w:ascii="Cambria Math" w:hAnsi="Cambria Math" w:cs="TimesLTStd-Roman"/>
                <w:i/>
                <w:iCs/>
                <w:spacing w:val="2"/>
                <w:sz w:val="20"/>
                <w:szCs w:val="20"/>
              </w:rPr>
            </m:ctrlPr>
          </m:mPr>
          <m:mr>
            <m:e>
              <m:r>
                <w:rPr>
                  <w:rFonts w:ascii="Cambria Math" w:hAnsi="Cambria Math" w:cs="TimesLTStd-Roman"/>
                  <w:spacing w:val="2"/>
                  <w:sz w:val="20"/>
                  <w:szCs w:val="20"/>
                </w:rPr>
                <m:t>p</m:t>
              </m:r>
            </m:e>
          </m:mr>
          <m:mr>
            <m:e>
              <m:r>
                <w:rPr>
                  <w:rFonts w:ascii="Cambria Math" w:hAnsi="Cambria Math" w:cs="TimesLTStd-Roman"/>
                  <w:spacing w:val="2"/>
                  <w:sz w:val="20"/>
                  <w:szCs w:val="20"/>
                </w:rPr>
                <m:t>p</m:t>
              </m:r>
            </m:e>
          </m:mr>
        </m:m>
        <m:r>
          <w:rPr>
            <w:rFonts w:ascii="Cambria Math" w:hAnsi="Cambria Math" w:cs="TimesLTStd-Roman"/>
            <w:spacing w:val="2"/>
            <w:sz w:val="20"/>
            <w:szCs w:val="20"/>
          </w:rPr>
          <m:t>=</m:t>
        </m:r>
        <m:r>
          <m:rPr>
            <m:sty m:val="p"/>
          </m:rPr>
          <w:rPr>
            <w:rFonts w:ascii="Cambria Math" w:hAnsi="Cambria Math" w:cs="TimesLTStd-Roman"/>
            <w:spacing w:val="2"/>
            <w:sz w:val="20"/>
            <w:szCs w:val="20"/>
          </w:rPr>
          <m:t> </m:t>
        </m:r>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m:t>
            </m:r>
          </m:sub>
          <m:sup/>
          <m:e>
            <m:r>
              <w:rPr>
                <w:rFonts w:ascii="Cambria Math" w:hAnsi="Cambria Math" w:cs="TimesLTStd-Roman"/>
                <w:spacing w:val="2"/>
                <w:sz w:val="20"/>
                <w:szCs w:val="20"/>
              </w:rPr>
              <m:t>|qi -di|</m:t>
            </m:r>
            <m:r>
              <w:rPr>
                <w:rFonts w:ascii="Cambria Math" w:hAnsi="Cambria Math" w:cs="TimesLTStd-Roman"/>
                <w:spacing w:val="2"/>
                <w:sz w:val="20"/>
                <w:szCs w:val="20"/>
                <w:vertAlign w:val="superscript"/>
              </w:rPr>
              <m:t>p</m:t>
            </m:r>
          </m:e>
        </m:nary>
      </m:oMath>
      <w:r w:rsidR="00C3450A" w:rsidRPr="00C3450A">
        <w:rPr>
          <w:rFonts w:cs="TimesLTStd-Roman"/>
          <w:spacing w:val="2"/>
          <w:sz w:val="20"/>
          <w:szCs w:val="20"/>
        </w:rPr>
        <w:tab/>
      </w:r>
      <w:r w:rsidR="00C3450A" w:rsidRPr="00C3450A">
        <w:rPr>
          <w:rFonts w:cs="TimesLTStd-Roman"/>
          <w:spacing w:val="2"/>
          <w:sz w:val="20"/>
          <w:szCs w:val="20"/>
        </w:rPr>
        <w:tab/>
      </w:r>
      <w:r w:rsidR="00C3450A" w:rsidRPr="00C3450A">
        <w:rPr>
          <w:rFonts w:cs="TimesLTStd-Roman"/>
          <w:spacing w:val="2"/>
          <w:sz w:val="20"/>
          <w:szCs w:val="20"/>
        </w:rPr>
        <w:tab/>
      </w:r>
    </w:p>
    <w:p w14:paraId="50AF7FCA" w14:textId="519D3AAD" w:rsidR="00C3450A" w:rsidRPr="00C3450A" w:rsidRDefault="008518C7" w:rsidP="00C3450A">
      <w:pPr>
        <w:rPr>
          <w:rFonts w:cs="TimesLTStd-Roman"/>
          <w:spacing w:val="2"/>
          <w:sz w:val="20"/>
          <w:szCs w:val="20"/>
        </w:rPr>
      </w:pPr>
      <m:oMath>
        <m:r>
          <w:rPr>
            <w:rFonts w:ascii="Cambria Math" w:hAnsi="Cambria Math" w:cs="TimesLTStd-Roman"/>
            <w:spacing w:val="2"/>
            <w:sz w:val="20"/>
            <w:szCs w:val="20"/>
          </w:rPr>
          <m:t xml:space="preserve">    = </m:t>
        </m:r>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i|di=0</m:t>
            </m:r>
          </m:sub>
          <m:sup/>
          <m:e>
            <m:r>
              <w:rPr>
                <w:rFonts w:ascii="Cambria Math" w:hAnsi="Cambria Math" w:cs="TimesLTStd-Roman"/>
                <w:spacing w:val="2"/>
                <w:sz w:val="20"/>
                <w:szCs w:val="20"/>
              </w:rPr>
              <m:t>|qi|</m:t>
            </m:r>
            <m:r>
              <w:rPr>
                <w:rFonts w:ascii="Cambria Math" w:hAnsi="Cambria Math" w:cs="TimesLTStd-Roman"/>
                <w:spacing w:val="2"/>
                <w:sz w:val="20"/>
                <w:szCs w:val="20"/>
                <w:vertAlign w:val="superscript"/>
              </w:rPr>
              <m:t>p</m:t>
            </m:r>
          </m:e>
        </m:nary>
      </m:oMath>
      <w:r w:rsidR="00C3450A" w:rsidRPr="00C3450A">
        <w:rPr>
          <w:rFonts w:cs="TimesLTStd-Roman"/>
          <w:spacing w:val="2"/>
          <w:sz w:val="20"/>
          <w:szCs w:val="20"/>
        </w:rPr>
        <w:t xml:space="preserve"> + </w:t>
      </w:r>
      <m:oMath>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i|qi=0</m:t>
            </m:r>
          </m:sub>
          <m:sup/>
          <m:e>
            <m:r>
              <w:rPr>
                <w:rFonts w:ascii="Cambria Math" w:hAnsi="Cambria Math" w:cs="TimesLTStd-Roman"/>
                <w:spacing w:val="2"/>
                <w:sz w:val="20"/>
                <w:szCs w:val="20"/>
              </w:rPr>
              <m:t>|di|</m:t>
            </m:r>
            <m:r>
              <w:rPr>
                <w:rFonts w:ascii="Cambria Math" w:hAnsi="Cambria Math" w:cs="TimesLTStd-Roman"/>
                <w:spacing w:val="2"/>
                <w:sz w:val="20"/>
                <w:szCs w:val="20"/>
                <w:vertAlign w:val="superscript"/>
              </w:rPr>
              <m:t>p</m:t>
            </m:r>
          </m:e>
        </m:nary>
      </m:oMath>
      <w:r w:rsidR="00C3450A" w:rsidRPr="00C3450A">
        <w:rPr>
          <w:rFonts w:cs="TimesLTStd-Roman"/>
          <w:spacing w:val="2"/>
          <w:sz w:val="20"/>
          <w:szCs w:val="20"/>
        </w:rPr>
        <w:t xml:space="preserve"> + </w:t>
      </w:r>
      <m:oMath>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i|qi≠0, di≠0</m:t>
            </m:r>
          </m:sub>
          <m:sup/>
          <m:e>
            <m:r>
              <w:rPr>
                <w:rFonts w:ascii="Cambria Math" w:hAnsi="Cambria Math" w:cs="TimesLTStd-Roman"/>
                <w:spacing w:val="2"/>
                <w:sz w:val="20"/>
                <w:szCs w:val="20"/>
              </w:rPr>
              <m:t>|qi -di|</m:t>
            </m:r>
            <m:r>
              <w:rPr>
                <w:rFonts w:ascii="Cambria Math" w:hAnsi="Cambria Math" w:cs="TimesLTStd-Roman"/>
                <w:spacing w:val="2"/>
                <w:sz w:val="20"/>
                <w:szCs w:val="20"/>
                <w:vertAlign w:val="superscript"/>
              </w:rPr>
              <m:t>p</m:t>
            </m:r>
          </m:e>
        </m:nary>
      </m:oMath>
    </w:p>
    <w:p w14:paraId="77C64823" w14:textId="4BFE6EED" w:rsidR="00C3450A" w:rsidRPr="00C3450A" w:rsidRDefault="008518C7" w:rsidP="00C3450A">
      <w:pPr>
        <w:rPr>
          <w:rFonts w:cs="TimesLTStd-Roman"/>
          <w:spacing w:val="2"/>
          <w:sz w:val="20"/>
          <w:szCs w:val="20"/>
        </w:rPr>
      </w:pPr>
      <m:oMath>
        <m:r>
          <w:rPr>
            <w:rFonts w:ascii="Cambria Math" w:hAnsi="Cambria Math" w:cs="TimesLTStd-Roman"/>
            <w:spacing w:val="2"/>
            <w:sz w:val="20"/>
            <w:szCs w:val="20"/>
          </w:rPr>
          <m:t xml:space="preserve">    = ∥</m:t>
        </m:r>
      </m:oMath>
      <w:r w:rsidR="00C3450A" w:rsidRPr="00C3450A">
        <w:rPr>
          <w:rFonts w:cs="TimesLTStd-Roman"/>
          <w:spacing w:val="2"/>
          <w:sz w:val="20"/>
          <w:szCs w:val="20"/>
        </w:rPr>
        <w:t xml:space="preserve"> q </w:t>
      </w:r>
      <m:oMath>
        <m:r>
          <w:rPr>
            <w:rFonts w:ascii="Cambria Math" w:hAnsi="Cambria Math" w:cs="TimesLTStd-Roman"/>
            <w:spacing w:val="2"/>
            <w:sz w:val="20"/>
            <w:szCs w:val="20"/>
          </w:rPr>
          <m:t>∥</m:t>
        </m:r>
        <m:m>
          <m:mPr>
            <m:mcs>
              <m:mc>
                <m:mcPr>
                  <m:count m:val="1"/>
                  <m:mcJc m:val="center"/>
                </m:mcPr>
              </m:mc>
            </m:mcs>
            <m:ctrlPr>
              <w:rPr>
                <w:rFonts w:ascii="Cambria Math" w:hAnsi="Cambria Math" w:cs="TimesLTStd-Roman"/>
                <w:i/>
                <w:iCs/>
                <w:spacing w:val="2"/>
                <w:sz w:val="20"/>
                <w:szCs w:val="20"/>
              </w:rPr>
            </m:ctrlPr>
          </m:mPr>
          <m:mr>
            <m:e>
              <m:r>
                <w:rPr>
                  <w:rFonts w:ascii="Cambria Math" w:hAnsi="Cambria Math" w:cs="TimesLTStd-Roman"/>
                  <w:spacing w:val="2"/>
                  <w:sz w:val="20"/>
                  <w:szCs w:val="20"/>
                </w:rPr>
                <m:t>p</m:t>
              </m:r>
            </m:e>
          </m:mr>
          <m:mr>
            <m:e>
              <m:r>
                <w:rPr>
                  <w:rFonts w:ascii="Cambria Math" w:hAnsi="Cambria Math" w:cs="TimesLTStd-Roman"/>
                  <w:spacing w:val="2"/>
                  <w:sz w:val="20"/>
                  <w:szCs w:val="20"/>
                </w:rPr>
                <m:t>p</m:t>
              </m:r>
            </m:e>
          </m:mr>
        </m:m>
      </m:oMath>
      <w:r w:rsidR="00C3450A" w:rsidRPr="00C3450A">
        <w:rPr>
          <w:rFonts w:cs="TimesLTStd-Roman"/>
          <w:spacing w:val="2"/>
          <w:sz w:val="20"/>
          <w:szCs w:val="20"/>
        </w:rPr>
        <w:t xml:space="preserve"> + </w:t>
      </w:r>
      <m:oMath>
        <m:r>
          <w:rPr>
            <w:rFonts w:ascii="Cambria Math" w:hAnsi="Cambria Math" w:cs="TimesLTStd-Roman"/>
            <w:spacing w:val="2"/>
            <w:sz w:val="20"/>
            <w:szCs w:val="20"/>
          </w:rPr>
          <m:t>∥ </m:t>
        </m:r>
      </m:oMath>
      <w:r w:rsidR="00C3450A" w:rsidRPr="00C3450A">
        <w:rPr>
          <w:rFonts w:cs="TimesLTStd-Roman"/>
          <w:spacing w:val="2"/>
          <w:sz w:val="20"/>
          <w:szCs w:val="20"/>
        </w:rPr>
        <w:t xml:space="preserve">d </w:t>
      </w:r>
      <m:oMath>
        <m:r>
          <w:rPr>
            <w:rFonts w:ascii="Cambria Math" w:hAnsi="Cambria Math" w:cs="TimesLTStd-Roman"/>
            <w:spacing w:val="2"/>
            <w:sz w:val="20"/>
            <w:szCs w:val="20"/>
          </w:rPr>
          <m:t>∥</m:t>
        </m:r>
        <m:m>
          <m:mPr>
            <m:mcs>
              <m:mc>
                <m:mcPr>
                  <m:count m:val="1"/>
                  <m:mcJc m:val="center"/>
                </m:mcPr>
              </m:mc>
            </m:mcs>
            <m:ctrlPr>
              <w:rPr>
                <w:rFonts w:ascii="Cambria Math" w:hAnsi="Cambria Math" w:cs="TimesLTStd-Roman"/>
                <w:i/>
                <w:iCs/>
                <w:spacing w:val="2"/>
                <w:sz w:val="20"/>
                <w:szCs w:val="20"/>
              </w:rPr>
            </m:ctrlPr>
          </m:mPr>
          <m:mr>
            <m:e>
              <m:r>
                <w:rPr>
                  <w:rFonts w:ascii="Cambria Math" w:hAnsi="Cambria Math" w:cs="TimesLTStd-Roman"/>
                  <w:spacing w:val="2"/>
                  <w:sz w:val="20"/>
                  <w:szCs w:val="20"/>
                </w:rPr>
                <m:t>p</m:t>
              </m:r>
            </m:e>
          </m:mr>
          <m:mr>
            <m:e>
              <m:r>
                <w:rPr>
                  <w:rFonts w:ascii="Cambria Math" w:hAnsi="Cambria Math" w:cs="TimesLTStd-Roman"/>
                  <w:spacing w:val="2"/>
                  <w:sz w:val="20"/>
                  <w:szCs w:val="20"/>
                </w:rPr>
                <m:t>p</m:t>
              </m:r>
            </m:e>
          </m:mr>
        </m:m>
      </m:oMath>
      <w:r w:rsidR="00C3450A" w:rsidRPr="00C3450A">
        <w:rPr>
          <w:rFonts w:cs="TimesLTStd-Roman"/>
          <w:spacing w:val="2"/>
          <w:sz w:val="20"/>
          <w:szCs w:val="20"/>
        </w:rPr>
        <w:t xml:space="preserve"> + </w:t>
      </w:r>
      <w:r w:rsidR="00C3450A" w:rsidRPr="008C0EA0">
        <w:rPr>
          <w:rFonts w:ascii="Cambria Math" w:hAnsi="Cambria Math" w:cs="TimesLTStd-Roman"/>
          <w:i/>
          <w:spacing w:val="2"/>
          <w:sz w:val="20"/>
          <w:szCs w:val="20"/>
        </w:rPr>
        <w:br/>
      </w:r>
      <m:oMathPara>
        <m:oMath>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i|qi≠0, di≠0</m:t>
              </m:r>
            </m:sub>
            <m:sup/>
            <m:e>
              <m:r>
                <w:rPr>
                  <w:rFonts w:ascii="Cambria Math" w:hAnsi="Cambria Math" w:cs="TimesLTStd-Roman"/>
                  <w:spacing w:val="2"/>
                  <w:sz w:val="20"/>
                  <w:szCs w:val="20"/>
                </w:rPr>
                <m:t>(|qi -di|</m:t>
              </m:r>
              <m:r>
                <w:rPr>
                  <w:rFonts w:ascii="Cambria Math" w:hAnsi="Cambria Math" w:cs="TimesLTStd-Roman"/>
                  <w:spacing w:val="2"/>
                  <w:sz w:val="20"/>
                  <w:szCs w:val="20"/>
                  <w:vertAlign w:val="superscript"/>
                </w:rPr>
                <m:t>p</m:t>
              </m:r>
            </m:e>
          </m:nary>
          <m:r>
            <w:rPr>
              <w:rFonts w:ascii="Cambria Math" w:hAnsi="Cambria Math" w:cs="TimesLTStd-Roman"/>
              <w:spacing w:val="2"/>
              <w:sz w:val="20"/>
              <w:szCs w:val="20"/>
            </w:rPr>
            <m:t> -</m:t>
          </m:r>
          <m:d>
            <m:dPr>
              <m:begChr m:val="|"/>
              <m:endChr m:val="|"/>
              <m:ctrlPr>
                <w:rPr>
                  <w:rFonts w:ascii="Cambria Math" w:hAnsi="Cambria Math" w:cs="TimesLTStd-Roman"/>
                  <w:i/>
                  <w:iCs/>
                  <w:spacing w:val="2"/>
                  <w:sz w:val="20"/>
                  <w:szCs w:val="20"/>
                </w:rPr>
              </m:ctrlPr>
            </m:dPr>
            <m:e>
              <m:r>
                <w:rPr>
                  <w:rFonts w:ascii="Cambria Math" w:hAnsi="Cambria Math" w:cs="TimesLTStd-Roman"/>
                  <w:spacing w:val="2"/>
                  <w:sz w:val="20"/>
                  <w:szCs w:val="20"/>
                </w:rPr>
                <m:t>q</m:t>
              </m:r>
              <m:r>
                <w:rPr>
                  <w:rFonts w:ascii="Cambria Math" w:hAnsi="Cambria Math" w:cs="TimesLTStd-Roman"/>
                  <w:spacing w:val="2"/>
                  <w:sz w:val="20"/>
                  <w:szCs w:val="20"/>
                  <w:vertAlign w:val="subscript"/>
                </w:rPr>
                <m:t>i</m:t>
              </m:r>
            </m:e>
          </m:d>
          <m:r>
            <w:rPr>
              <w:rFonts w:ascii="Cambria Math" w:hAnsi="Cambria Math" w:cs="TimesLTStd-Roman"/>
              <w:spacing w:val="2"/>
              <w:sz w:val="20"/>
              <w:szCs w:val="20"/>
              <w:vertAlign w:val="superscript"/>
            </w:rPr>
            <m:t>p</m:t>
          </m:r>
          <m:r>
            <w:rPr>
              <w:rFonts w:ascii="Cambria Math" w:hAnsi="Cambria Math" w:cs="TimesLTStd-Roman"/>
              <w:spacing w:val="2"/>
              <w:sz w:val="20"/>
              <w:szCs w:val="20"/>
            </w:rPr>
            <m:t> -|d</m:t>
          </m:r>
          <m:r>
            <w:rPr>
              <w:rFonts w:ascii="Cambria Math" w:hAnsi="Cambria Math" w:cs="TimesLTStd-Roman"/>
              <w:spacing w:val="2"/>
              <w:sz w:val="20"/>
              <w:szCs w:val="20"/>
              <w:vertAlign w:val="subscript"/>
            </w:rPr>
            <m:t>i</m:t>
          </m:r>
          <m:r>
            <w:rPr>
              <w:rFonts w:ascii="Cambria Math" w:hAnsi="Cambria Math" w:cs="TimesLTStd-Roman"/>
              <w:spacing w:val="2"/>
              <w:sz w:val="20"/>
              <w:szCs w:val="20"/>
            </w:rPr>
            <m:t>|</m:t>
          </m:r>
          <m:r>
            <w:rPr>
              <w:rFonts w:ascii="Cambria Math" w:hAnsi="Cambria Math" w:cs="TimesLTStd-Roman"/>
              <w:spacing w:val="2"/>
              <w:sz w:val="20"/>
              <w:szCs w:val="20"/>
              <w:vertAlign w:val="superscript"/>
            </w:rPr>
            <m:t>p</m:t>
          </m:r>
          <m:r>
            <w:rPr>
              <w:rFonts w:ascii="Cambria Math" w:hAnsi="Cambria Math" w:cs="TimesLTStd-Roman"/>
              <w:spacing w:val="2"/>
              <w:sz w:val="20"/>
              <w:szCs w:val="20"/>
            </w:rPr>
            <m:t>)</m:t>
          </m:r>
          <m:r>
            <m:rPr>
              <m:sty m:val="p"/>
            </m:rPr>
            <w:rPr>
              <w:rFonts w:cs="TimesLTStd-Roman"/>
              <w:spacing w:val="2"/>
              <w:sz w:val="20"/>
              <w:szCs w:val="20"/>
            </w:rPr>
            <w:br/>
          </m:r>
        </m:oMath>
      </m:oMathPara>
    </w:p>
    <w:p w14:paraId="0CCA6C2A" w14:textId="49092B68" w:rsidR="00C3450A" w:rsidRPr="00C3450A" w:rsidRDefault="008518C7" w:rsidP="00C3450A">
      <w:pPr>
        <w:rPr>
          <w:rFonts w:cs="TimesLTStd-Roman"/>
          <w:spacing w:val="2"/>
          <w:sz w:val="20"/>
          <w:szCs w:val="20"/>
        </w:rPr>
      </w:pPr>
      <m:oMath>
        <m:r>
          <w:rPr>
            <w:rFonts w:ascii="Cambria Math" w:hAnsi="Cambria Math" w:cs="TimesLTStd-Roman"/>
            <w:spacing w:val="2"/>
            <w:sz w:val="20"/>
            <w:szCs w:val="20"/>
          </w:rPr>
          <m:t xml:space="preserve">   = </m:t>
        </m:r>
      </m:oMath>
      <w:r w:rsidR="00C3450A" w:rsidRPr="00C3450A">
        <w:rPr>
          <w:rFonts w:cs="TimesLTStd-Roman"/>
          <w:spacing w:val="2"/>
          <w:sz w:val="20"/>
          <w:szCs w:val="20"/>
        </w:rPr>
        <w:t>2 +</w:t>
      </w:r>
      <m:oMath>
        <m:nary>
          <m:naryPr>
            <m:chr m:val="∑"/>
            <m:supHide m:val="1"/>
            <m:ctrlPr>
              <w:rPr>
                <w:rFonts w:ascii="Cambria Math" w:hAnsi="Cambria Math" w:cs="TimesLTStd-Roman"/>
                <w:i/>
                <w:iCs/>
                <w:spacing w:val="2"/>
                <w:sz w:val="20"/>
                <w:szCs w:val="20"/>
              </w:rPr>
            </m:ctrlPr>
          </m:naryPr>
          <m:sub>
            <m:r>
              <w:rPr>
                <w:rFonts w:ascii="Cambria Math" w:hAnsi="Cambria Math" w:cs="TimesLTStd-Roman"/>
                <w:spacing w:val="2"/>
                <w:sz w:val="20"/>
                <w:szCs w:val="20"/>
              </w:rPr>
              <m:t>i|qi≠0, di≠0</m:t>
            </m:r>
          </m:sub>
          <m:sup/>
          <m:e>
            <m:r>
              <w:rPr>
                <w:rFonts w:ascii="Cambria Math" w:hAnsi="Cambria Math" w:cs="TimesLTStd-Roman"/>
                <w:spacing w:val="2"/>
                <w:sz w:val="20"/>
                <w:szCs w:val="20"/>
              </w:rPr>
              <m:t>(|qi -di|</m:t>
            </m:r>
            <m:r>
              <w:rPr>
                <w:rFonts w:ascii="Cambria Math" w:hAnsi="Cambria Math" w:cs="TimesLTStd-Roman"/>
                <w:spacing w:val="2"/>
                <w:sz w:val="20"/>
                <w:szCs w:val="20"/>
                <w:vertAlign w:val="superscript"/>
              </w:rPr>
              <m:t>p</m:t>
            </m:r>
          </m:e>
        </m:nary>
        <m:r>
          <w:rPr>
            <w:rFonts w:ascii="Cambria Math" w:hAnsi="Cambria Math" w:cs="TimesLTStd-Roman"/>
            <w:spacing w:val="2"/>
            <w:sz w:val="20"/>
            <w:szCs w:val="20"/>
          </w:rPr>
          <m:t> -</m:t>
        </m:r>
        <m:d>
          <m:dPr>
            <m:begChr m:val="|"/>
            <m:endChr m:val="|"/>
            <m:ctrlPr>
              <w:rPr>
                <w:rFonts w:ascii="Cambria Math" w:hAnsi="Cambria Math" w:cs="TimesLTStd-Roman"/>
                <w:i/>
                <w:iCs/>
                <w:spacing w:val="2"/>
                <w:sz w:val="20"/>
                <w:szCs w:val="20"/>
              </w:rPr>
            </m:ctrlPr>
          </m:dPr>
          <m:e>
            <m:r>
              <w:rPr>
                <w:rFonts w:ascii="Cambria Math" w:hAnsi="Cambria Math" w:cs="TimesLTStd-Roman"/>
                <w:spacing w:val="2"/>
                <w:sz w:val="20"/>
                <w:szCs w:val="20"/>
              </w:rPr>
              <m:t>q</m:t>
            </m:r>
            <m:r>
              <w:rPr>
                <w:rFonts w:ascii="Cambria Math" w:hAnsi="Cambria Math" w:cs="TimesLTStd-Roman"/>
                <w:spacing w:val="2"/>
                <w:sz w:val="20"/>
                <w:szCs w:val="20"/>
                <w:vertAlign w:val="subscript"/>
              </w:rPr>
              <m:t>i</m:t>
            </m:r>
          </m:e>
        </m:d>
        <m:r>
          <w:rPr>
            <w:rFonts w:ascii="Cambria Math" w:hAnsi="Cambria Math" w:cs="TimesLTStd-Roman"/>
            <w:spacing w:val="2"/>
            <w:sz w:val="20"/>
            <w:szCs w:val="20"/>
            <w:vertAlign w:val="superscript"/>
          </w:rPr>
          <m:t>p</m:t>
        </m:r>
        <m:r>
          <w:rPr>
            <w:rFonts w:ascii="Cambria Math" w:hAnsi="Cambria Math" w:cs="TimesLTStd-Roman"/>
            <w:spacing w:val="2"/>
            <w:sz w:val="20"/>
            <w:szCs w:val="20"/>
          </w:rPr>
          <m:t> -|di|</m:t>
        </m:r>
        <m:r>
          <w:rPr>
            <w:rFonts w:ascii="Cambria Math" w:hAnsi="Cambria Math" w:cs="TimesLTStd-Roman"/>
            <w:spacing w:val="2"/>
            <w:sz w:val="20"/>
            <w:szCs w:val="20"/>
            <w:vertAlign w:val="superscript"/>
          </w:rPr>
          <m:t>p</m:t>
        </m:r>
        <m:r>
          <w:rPr>
            <w:rFonts w:ascii="Cambria Math" w:hAnsi="Cambria Math" w:cs="TimesLTStd-Roman"/>
            <w:spacing w:val="2"/>
            <w:sz w:val="20"/>
            <w:szCs w:val="20"/>
          </w:rPr>
          <m:t>)</m:t>
        </m:r>
      </m:oMath>
    </w:p>
    <w:p w14:paraId="0A2A2929" w14:textId="4FFAC96C" w:rsidR="009F07BD" w:rsidRPr="0035161A" w:rsidRDefault="00C85A2E" w:rsidP="0035161A">
      <w:pPr>
        <w:pStyle w:val="Caption"/>
        <w:spacing w:before="240"/>
        <w:rPr>
          <w:rFonts w:ascii="Helvetica" w:hAnsi="Helvetica" w:cs="TimesLTStd-Roman"/>
          <w:i w:val="0"/>
          <w:color w:val="auto"/>
          <w:spacing w:val="2"/>
          <w:sz w:val="14"/>
          <w:szCs w:val="14"/>
        </w:rPr>
      </w:pPr>
      <w:r w:rsidRPr="00850D73">
        <w:rPr>
          <w:rFonts w:ascii="Helvetica" w:hAnsi="Helvetica"/>
          <w:b/>
          <w:bCs/>
          <w:i w:val="0"/>
          <w:iCs w:val="0"/>
          <w:sz w:val="14"/>
          <w:szCs w:val="14"/>
        </w:rPr>
        <w:t xml:space="preserve">EQUATION </w:t>
      </w:r>
      <w:r w:rsidR="0086539A">
        <w:rPr>
          <w:rFonts w:ascii="Helvetica" w:hAnsi="Helvetica"/>
          <w:b/>
          <w:bCs/>
          <w:i w:val="0"/>
          <w:iCs w:val="0"/>
          <w:sz w:val="14"/>
          <w:szCs w:val="14"/>
        </w:rPr>
        <w:t>4</w:t>
      </w:r>
      <w:r>
        <w:rPr>
          <w:rFonts w:ascii="Helvetica" w:hAnsi="Helvetica"/>
          <w:b/>
          <w:bCs/>
          <w:i w:val="0"/>
          <w:iCs w:val="0"/>
          <w:sz w:val="14"/>
          <w:szCs w:val="14"/>
        </w:rPr>
        <w:t xml:space="preserve">. </w:t>
      </w:r>
      <w:r>
        <w:rPr>
          <w:rFonts w:ascii="Helvetica" w:hAnsi="Helvetica"/>
          <w:b/>
          <w:bCs/>
          <w:i w:val="0"/>
          <w:iCs w:val="0"/>
          <w:color w:val="auto"/>
          <w:sz w:val="14"/>
          <w:szCs w:val="14"/>
        </w:rPr>
        <w:t>L</w:t>
      </w:r>
      <w:r w:rsidR="00D941B9">
        <w:rPr>
          <w:rFonts w:ascii="Helvetica" w:hAnsi="Helvetica"/>
          <w:b/>
          <w:bCs/>
          <w:i w:val="0"/>
          <w:iCs w:val="0"/>
          <w:color w:val="auto"/>
          <w:sz w:val="14"/>
          <w:szCs w:val="14"/>
        </w:rPr>
        <w:t>1</w:t>
      </w:r>
      <w:r>
        <w:rPr>
          <w:rFonts w:ascii="Helvetica" w:hAnsi="Helvetica"/>
          <w:b/>
          <w:bCs/>
          <w:i w:val="0"/>
          <w:iCs w:val="0"/>
          <w:color w:val="auto"/>
          <w:sz w:val="14"/>
          <w:szCs w:val="14"/>
        </w:rPr>
        <w:t>-norm</w:t>
      </w:r>
      <w:r w:rsidRPr="00A45014">
        <w:rPr>
          <w:rFonts w:ascii="Helvetica" w:hAnsi="Helvetica"/>
          <w:b/>
          <w:bCs/>
          <w:i w:val="0"/>
          <w:iCs w:val="0"/>
          <w:color w:val="auto"/>
          <w:sz w:val="14"/>
          <w:szCs w:val="14"/>
        </w:rPr>
        <w:t xml:space="preserve">: </w:t>
      </w:r>
      <w:r w:rsidRPr="00A45014">
        <w:rPr>
          <w:rFonts w:ascii="Helvetica" w:hAnsi="Helvetica"/>
          <w:i w:val="0"/>
          <w:iCs w:val="0"/>
          <w:color w:val="auto"/>
          <w:sz w:val="14"/>
          <w:szCs w:val="14"/>
        </w:rPr>
        <w:t xml:space="preserve">Calculated between query and </w:t>
      </w:r>
      <w:r>
        <w:rPr>
          <w:rFonts w:ascii="Helvetica" w:hAnsi="Helvetica"/>
          <w:i w:val="0"/>
          <w:iCs w:val="0"/>
          <w:color w:val="auto"/>
          <w:sz w:val="14"/>
          <w:szCs w:val="14"/>
        </w:rPr>
        <w:t>database</w:t>
      </w:r>
      <w:r w:rsidRPr="00A45014">
        <w:rPr>
          <w:rFonts w:ascii="Helvetica" w:hAnsi="Helvetica"/>
          <w:i w:val="0"/>
          <w:iCs w:val="0"/>
          <w:color w:val="auto"/>
          <w:sz w:val="14"/>
          <w:szCs w:val="14"/>
        </w:rPr>
        <w:t xml:space="preserve"> vectors</w:t>
      </w:r>
      <w:r>
        <w:rPr>
          <w:rFonts w:ascii="Helvetica" w:hAnsi="Helvetica"/>
          <w:i w:val="0"/>
          <w:iCs w:val="0"/>
          <w:color w:val="auto"/>
          <w:sz w:val="14"/>
          <w:szCs w:val="14"/>
        </w:rPr>
        <w:t>.</w:t>
      </w:r>
    </w:p>
    <w:p w14:paraId="578BE0CC" w14:textId="77777777" w:rsidR="00E04C24" w:rsidRPr="00E04C24" w:rsidRDefault="00E04C24" w:rsidP="00BB2BED">
      <w:pPr>
        <w:autoSpaceDE w:val="0"/>
        <w:autoSpaceDN w:val="0"/>
        <w:adjustRightInd w:val="0"/>
        <w:jc w:val="both"/>
        <w:rPr>
          <w:rFonts w:cs="TimesLTStd-Roman"/>
          <w:spacing w:val="2"/>
          <w:sz w:val="20"/>
          <w:szCs w:val="20"/>
        </w:rPr>
      </w:pPr>
      <w:r w:rsidRPr="00E04C24">
        <w:rPr>
          <w:rFonts w:cs="TimesLTStd-Roman"/>
          <w:spacing w:val="2"/>
          <w:sz w:val="20"/>
          <w:szCs w:val="20"/>
        </w:rPr>
        <w:t>The L2 norm, also known as the Euclidean norm or the 2-norm, is a way to measure the magnitude of a vector in mathematics. It is defined as the square root of the sum of the squares of the individual components of the vector.</w:t>
      </w:r>
    </w:p>
    <w:p w14:paraId="2C3BD671" w14:textId="77777777" w:rsidR="00E04C24" w:rsidRPr="00E04C24" w:rsidRDefault="00E04C24" w:rsidP="00BB2BED">
      <w:pPr>
        <w:autoSpaceDE w:val="0"/>
        <w:autoSpaceDN w:val="0"/>
        <w:adjustRightInd w:val="0"/>
        <w:jc w:val="both"/>
        <w:rPr>
          <w:rFonts w:cs="TimesLTStd-Roman"/>
          <w:spacing w:val="2"/>
          <w:sz w:val="20"/>
          <w:szCs w:val="20"/>
        </w:rPr>
      </w:pPr>
      <w:r w:rsidRPr="00E04C24">
        <w:rPr>
          <w:rFonts w:cs="TimesLTStd-Roman"/>
          <w:spacing w:val="2"/>
          <w:sz w:val="20"/>
          <w:szCs w:val="20"/>
        </w:rPr>
        <w:t>For a vector x = [x</w:t>
      </w:r>
      <w:r w:rsidRPr="00E04C24">
        <w:rPr>
          <w:rFonts w:cs="TimesLTStd-Roman"/>
          <w:spacing w:val="2"/>
          <w:sz w:val="20"/>
          <w:szCs w:val="20"/>
          <w:vertAlign w:val="subscript"/>
        </w:rPr>
        <w:t>1</w:t>
      </w:r>
      <w:r w:rsidRPr="00E04C24">
        <w:rPr>
          <w:rFonts w:cs="TimesLTStd-Roman"/>
          <w:spacing w:val="2"/>
          <w:sz w:val="20"/>
          <w:szCs w:val="20"/>
        </w:rPr>
        <w:t>, x</w:t>
      </w:r>
      <w:r w:rsidRPr="00E04C24">
        <w:rPr>
          <w:rFonts w:cs="TimesLTStd-Roman"/>
          <w:spacing w:val="2"/>
          <w:sz w:val="20"/>
          <w:szCs w:val="20"/>
          <w:vertAlign w:val="subscript"/>
        </w:rPr>
        <w:t>2</w:t>
      </w:r>
      <w:r w:rsidRPr="00E04C24">
        <w:rPr>
          <w:rFonts w:cs="TimesLTStd-Roman"/>
          <w:spacing w:val="2"/>
          <w:sz w:val="20"/>
          <w:szCs w:val="20"/>
        </w:rPr>
        <w:t>, ..., x</w:t>
      </w:r>
      <w:r w:rsidRPr="00E04C24">
        <w:rPr>
          <w:rFonts w:cs="TimesLTStd-Roman"/>
          <w:spacing w:val="2"/>
          <w:sz w:val="20"/>
          <w:szCs w:val="20"/>
          <w:vertAlign w:val="subscript"/>
        </w:rPr>
        <w:t>n</w:t>
      </w:r>
      <w:r w:rsidRPr="00E04C24">
        <w:rPr>
          <w:rFonts w:cs="TimesLTStd-Roman"/>
          <w:spacing w:val="2"/>
          <w:sz w:val="20"/>
          <w:szCs w:val="20"/>
        </w:rPr>
        <w:t>], the L2 norm (||x||₂) is calculated as:</w:t>
      </w:r>
    </w:p>
    <w:p w14:paraId="0E9E68D9" w14:textId="1266121D" w:rsidR="00E04C24" w:rsidRPr="00E04C24" w:rsidRDefault="00E04C24" w:rsidP="00BB2BED">
      <w:pPr>
        <w:autoSpaceDE w:val="0"/>
        <w:autoSpaceDN w:val="0"/>
        <w:adjustRightInd w:val="0"/>
        <w:jc w:val="center"/>
        <w:rPr>
          <w:rFonts w:cs="TimesLTStd-Roman"/>
          <w:spacing w:val="2"/>
          <w:sz w:val="20"/>
          <w:szCs w:val="20"/>
        </w:rPr>
      </w:pPr>
      <w:r w:rsidRPr="00E04C24">
        <w:rPr>
          <w:rFonts w:cs="TimesLTStd-Roman"/>
          <w:spacing w:val="2"/>
          <w:sz w:val="20"/>
          <w:szCs w:val="20"/>
        </w:rPr>
        <w:t xml:space="preserve">||x||₂ = </w:t>
      </w:r>
      <w:r w:rsidR="001175CE" w:rsidRPr="00E04C24">
        <w:rPr>
          <w:rFonts w:cs="TimesLTStd-Roman"/>
          <w:spacing w:val="2"/>
          <w:sz w:val="20"/>
          <w:szCs w:val="20"/>
        </w:rPr>
        <w:t>√ (</w:t>
      </w:r>
      <w:r w:rsidRPr="00E04C24">
        <w:rPr>
          <w:rFonts w:cs="TimesLTStd-Roman"/>
          <w:spacing w:val="2"/>
          <w:sz w:val="20"/>
          <w:szCs w:val="20"/>
        </w:rPr>
        <w:t>x</w:t>
      </w:r>
      <w:r w:rsidRPr="001175CE">
        <w:rPr>
          <w:rFonts w:cs="TimesLTStd-Roman"/>
          <w:spacing w:val="2"/>
          <w:sz w:val="20"/>
          <w:szCs w:val="20"/>
          <w:vertAlign w:val="subscript"/>
        </w:rPr>
        <w:t>1</w:t>
      </w:r>
      <w:r w:rsidRPr="00E04C24">
        <w:rPr>
          <w:rFonts w:cs="TimesLTStd-Roman"/>
          <w:spacing w:val="2"/>
          <w:sz w:val="20"/>
          <w:szCs w:val="20"/>
        </w:rPr>
        <w:t>² + x</w:t>
      </w:r>
      <w:r w:rsidRPr="001175CE">
        <w:rPr>
          <w:rFonts w:cs="TimesLTStd-Roman"/>
          <w:spacing w:val="2"/>
          <w:sz w:val="20"/>
          <w:szCs w:val="20"/>
          <w:vertAlign w:val="subscript"/>
        </w:rPr>
        <w:t>2</w:t>
      </w:r>
      <w:r w:rsidRPr="00E04C24">
        <w:rPr>
          <w:rFonts w:cs="TimesLTStd-Roman"/>
          <w:spacing w:val="2"/>
          <w:sz w:val="20"/>
          <w:szCs w:val="20"/>
        </w:rPr>
        <w:t>² + ... + x</w:t>
      </w:r>
      <w:r w:rsidRPr="001175CE">
        <w:rPr>
          <w:rFonts w:cs="TimesLTStd-Roman"/>
          <w:spacing w:val="2"/>
          <w:sz w:val="20"/>
          <w:szCs w:val="20"/>
          <w:vertAlign w:val="subscript"/>
        </w:rPr>
        <w:t>n</w:t>
      </w:r>
      <w:r w:rsidRPr="00E04C24">
        <w:rPr>
          <w:rFonts w:cs="TimesLTStd-Roman"/>
          <w:spacing w:val="2"/>
          <w:sz w:val="20"/>
          <w:szCs w:val="20"/>
        </w:rPr>
        <w:t>²)</w:t>
      </w:r>
    </w:p>
    <w:p w14:paraId="6E28FE5B" w14:textId="77777777" w:rsidR="00E04C24" w:rsidRPr="00E04C24" w:rsidRDefault="00E04C24" w:rsidP="00BB2BED">
      <w:pPr>
        <w:autoSpaceDE w:val="0"/>
        <w:autoSpaceDN w:val="0"/>
        <w:adjustRightInd w:val="0"/>
        <w:jc w:val="both"/>
        <w:rPr>
          <w:rFonts w:cs="TimesLTStd-Roman"/>
          <w:spacing w:val="2"/>
          <w:sz w:val="20"/>
          <w:szCs w:val="20"/>
        </w:rPr>
      </w:pPr>
      <w:r w:rsidRPr="00E04C24">
        <w:rPr>
          <w:rFonts w:cs="TimesLTStd-Roman"/>
          <w:spacing w:val="2"/>
          <w:sz w:val="20"/>
          <w:szCs w:val="20"/>
        </w:rPr>
        <w:t>In other words, it measures the distance between the origin (0, 0, ..., 0) and the point (x</w:t>
      </w:r>
      <w:r w:rsidRPr="001175CE">
        <w:rPr>
          <w:rFonts w:cs="TimesLTStd-Roman"/>
          <w:spacing w:val="2"/>
          <w:sz w:val="20"/>
          <w:szCs w:val="20"/>
          <w:vertAlign w:val="subscript"/>
        </w:rPr>
        <w:t>1</w:t>
      </w:r>
      <w:r w:rsidRPr="00E04C24">
        <w:rPr>
          <w:rFonts w:cs="TimesLTStd-Roman"/>
          <w:spacing w:val="2"/>
          <w:sz w:val="20"/>
          <w:szCs w:val="20"/>
        </w:rPr>
        <w:t>, x</w:t>
      </w:r>
      <w:r w:rsidRPr="001175CE">
        <w:rPr>
          <w:rFonts w:cs="TimesLTStd-Roman"/>
          <w:spacing w:val="2"/>
          <w:sz w:val="20"/>
          <w:szCs w:val="20"/>
          <w:vertAlign w:val="subscript"/>
        </w:rPr>
        <w:t>2</w:t>
      </w:r>
      <w:r w:rsidRPr="00E04C24">
        <w:rPr>
          <w:rFonts w:cs="TimesLTStd-Roman"/>
          <w:spacing w:val="2"/>
          <w:sz w:val="20"/>
          <w:szCs w:val="20"/>
        </w:rPr>
        <w:t>, ..., x</w:t>
      </w:r>
      <w:r w:rsidRPr="001175CE">
        <w:rPr>
          <w:rFonts w:cs="TimesLTStd-Roman"/>
          <w:spacing w:val="2"/>
          <w:sz w:val="20"/>
          <w:szCs w:val="20"/>
          <w:vertAlign w:val="subscript"/>
        </w:rPr>
        <w:t>n</w:t>
      </w:r>
      <w:r w:rsidRPr="00E04C24">
        <w:rPr>
          <w:rFonts w:cs="TimesLTStd-Roman"/>
          <w:spacing w:val="2"/>
          <w:sz w:val="20"/>
          <w:szCs w:val="20"/>
        </w:rPr>
        <w:t>) by calculating the square root of the sum of the squared differences along each axis.</w:t>
      </w:r>
    </w:p>
    <w:p w14:paraId="27FD7CD0" w14:textId="35B2EBBC" w:rsidR="00125CE9" w:rsidRDefault="00E04C24" w:rsidP="00BB2BED">
      <w:pPr>
        <w:jc w:val="both"/>
        <w:rPr>
          <w:rFonts w:cs="TimesLTStd-Roman"/>
          <w:spacing w:val="2"/>
          <w:sz w:val="20"/>
          <w:szCs w:val="20"/>
        </w:rPr>
      </w:pPr>
      <w:r w:rsidRPr="00E04C24">
        <w:rPr>
          <w:rFonts w:cs="TimesLTStd-Roman"/>
          <w:spacing w:val="2"/>
          <w:sz w:val="20"/>
          <w:szCs w:val="20"/>
        </w:rPr>
        <w:t>The L2 norm is commonly used in various fields, including optimization, statistics, machine learning, and image processing.</w:t>
      </w:r>
    </w:p>
    <w:p w14:paraId="66D4A2FB" w14:textId="2B60F65C" w:rsidR="0079635C" w:rsidRPr="0079635C" w:rsidRDefault="001A6AA5" w:rsidP="00BB2BED">
      <w:pPr>
        <w:jc w:val="both"/>
        <w:rPr>
          <w:rFonts w:cs="TimesLTStd-Roman"/>
          <w:spacing w:val="2"/>
          <w:sz w:val="20"/>
          <w:szCs w:val="20"/>
        </w:rPr>
      </w:pPr>
      <w:r>
        <w:rPr>
          <w:rFonts w:cs="TimesLTStd-Roman"/>
          <w:spacing w:val="2"/>
          <w:sz w:val="20"/>
          <w:szCs w:val="20"/>
        </w:rPr>
        <w:t>For our implementation, t</w:t>
      </w:r>
      <w:r w:rsidR="0079635C">
        <w:rPr>
          <w:rFonts w:cs="TimesLTStd-Roman"/>
          <w:spacing w:val="2"/>
          <w:sz w:val="20"/>
          <w:szCs w:val="20"/>
        </w:rPr>
        <w:t xml:space="preserve">he L2-norm is a simplified version of L1, allowing for faster retrieval (Equation </w:t>
      </w:r>
      <w:r w:rsidR="0079635C">
        <w:rPr>
          <w:rFonts w:cs="TimesLTStd-Roman"/>
          <w:spacing w:val="2"/>
          <w:sz w:val="20"/>
          <w:szCs w:val="20"/>
        </w:rPr>
        <w:t>5</w:t>
      </w:r>
      <w:r w:rsidR="0079635C">
        <w:rPr>
          <w:rFonts w:cs="TimesLTStd-Roman"/>
          <w:spacing w:val="2"/>
          <w:sz w:val="20"/>
          <w:szCs w:val="20"/>
        </w:rPr>
        <w:t>).</w:t>
      </w:r>
    </w:p>
    <w:p w14:paraId="107BD8D4" w14:textId="1AE0E761" w:rsidR="00125CE9" w:rsidRPr="00197DF2" w:rsidRDefault="00125CE9" w:rsidP="00E05BF6">
      <w:pPr>
        <w:spacing w:after="240"/>
        <w:rPr>
          <w:rFonts w:ascii="Times" w:hAnsi="Times" w:cs="TimesLTStd-Roman"/>
          <w:spacing w:val="2"/>
          <w:sz w:val="20"/>
          <w:szCs w:val="20"/>
        </w:rPr>
      </w:pPr>
      <m:oMath>
        <m:r>
          <w:rPr>
            <w:rFonts w:ascii="Cambria Math" w:eastAsia="Cambria Math" w:hAnsi="Cambria Math" w:cs="+mn-cs"/>
            <w:kern w:val="24"/>
            <w:sz w:val="20"/>
            <w:szCs w:val="20"/>
          </w:rPr>
          <m:t>∥ </m:t>
        </m:r>
      </m:oMath>
      <w:r w:rsidRPr="00197DF2">
        <w:rPr>
          <w:rFonts w:ascii="Times" w:eastAsia="Trebuchet MS" w:hAnsi="Times" w:cs="Trebuchet MS"/>
          <w:kern w:val="24"/>
          <w:sz w:val="20"/>
          <w:szCs w:val="20"/>
        </w:rPr>
        <w:t xml:space="preserve">q – d </w:t>
      </w:r>
      <m:oMath>
        <m:r>
          <w:rPr>
            <w:rFonts w:ascii="Cambria Math" w:eastAsia="Cambria Math" w:hAnsi="Cambria Math" w:cs="+mn-cs"/>
            <w:kern w:val="24"/>
            <w:sz w:val="20"/>
            <w:szCs w:val="20"/>
          </w:rPr>
          <m:t>∥ </m:t>
        </m:r>
        <m:m>
          <m:mPr>
            <m:mcs>
              <m:mc>
                <m:mcPr>
                  <m:count m:val="1"/>
                  <m:mcJc m:val="center"/>
                </m:mcPr>
              </m:mc>
            </m:mcs>
            <m:ctrlPr>
              <w:rPr>
                <w:rFonts w:ascii="Cambria Math" w:eastAsia="Trebuchet MS" w:hAnsi="Cambria Math" w:cs="Trebuchet MS"/>
                <w:i/>
                <w:iCs/>
                <w:kern w:val="24"/>
                <w:sz w:val="20"/>
                <w:szCs w:val="20"/>
              </w:rPr>
            </m:ctrlPr>
          </m:mPr>
          <m:mr>
            <m:e>
              <m:r>
                <w:rPr>
                  <w:rFonts w:ascii="Cambria Math" w:eastAsia="Trebuchet MS" w:hAnsi="Cambria Math" w:cs="Trebuchet MS"/>
                  <w:kern w:val="24"/>
                  <w:sz w:val="20"/>
                  <w:szCs w:val="20"/>
                </w:rPr>
                <m:t>2</m:t>
              </m:r>
            </m:e>
          </m:mr>
          <m:mr>
            <m:e>
              <m:r>
                <w:rPr>
                  <w:rFonts w:ascii="Cambria Math" w:eastAsia="Trebuchet MS" w:hAnsi="Cambria Math" w:cs="Trebuchet MS"/>
                  <w:kern w:val="24"/>
                  <w:sz w:val="20"/>
                  <w:szCs w:val="20"/>
                </w:rPr>
                <m:t>2</m:t>
              </m:r>
            </m:e>
          </m:mr>
        </m:m>
      </m:oMath>
      <w:r w:rsidRPr="00197DF2">
        <w:rPr>
          <w:rFonts w:ascii="Times" w:eastAsia="+mn-ea" w:hAnsi="Times" w:cs="+mn-cs"/>
          <w:kern w:val="24"/>
          <w:position w:val="12"/>
          <w:sz w:val="20"/>
          <w:szCs w:val="20"/>
          <w:vertAlign w:val="superscript"/>
        </w:rPr>
        <w:t xml:space="preserve"> </w:t>
      </w:r>
      <w:r w:rsidRPr="00197DF2">
        <w:rPr>
          <w:rFonts w:ascii="Times" w:eastAsia="+mn-ea" w:hAnsi="Times" w:cs="+mn-cs"/>
          <w:kern w:val="24"/>
          <w:sz w:val="20"/>
          <w:szCs w:val="20"/>
        </w:rPr>
        <w:t xml:space="preserve">= 2 – 2 </w:t>
      </w:r>
      <m:oMath>
        <m:nary>
          <m:naryPr>
            <m:chr m:val="∑"/>
            <m:supHide m:val="1"/>
            <m:ctrlPr>
              <w:rPr>
                <w:rFonts w:ascii="Cambria Math" w:eastAsia="+mn-ea" w:hAnsi="Cambria Math" w:cs="+mn-cs"/>
                <w:i/>
                <w:iCs/>
                <w:kern w:val="24"/>
                <w:sz w:val="20"/>
                <w:szCs w:val="20"/>
              </w:rPr>
            </m:ctrlPr>
          </m:naryPr>
          <m:sub>
            <m:r>
              <w:rPr>
                <w:rFonts w:ascii="Cambria Math" w:eastAsia="+mn-ea" w:hAnsi="Cambria Math" w:cs="+mn-cs"/>
                <w:kern w:val="24"/>
                <w:sz w:val="20"/>
                <w:szCs w:val="20"/>
              </w:rPr>
              <m:t>i|qi</m:t>
            </m:r>
            <m:r>
              <w:rPr>
                <w:rFonts w:ascii="Cambria Math" w:eastAsia="Cambria Math" w:hAnsi="Cambria Math" w:cs="+mn-cs"/>
                <w:kern w:val="24"/>
                <w:sz w:val="20"/>
                <w:szCs w:val="20"/>
              </w:rPr>
              <m:t>≠0, di≠0</m:t>
            </m:r>
          </m:sub>
          <m:sup/>
          <m:e>
            <m:r>
              <w:rPr>
                <w:rFonts w:ascii="Cambria Math" w:eastAsia="+mn-ea" w:hAnsi="Cambria Math" w:cs="+mn-cs"/>
                <w:kern w:val="24"/>
                <w:sz w:val="20"/>
                <w:szCs w:val="20"/>
              </w:rPr>
              <m:t>q</m:t>
            </m:r>
            <m:r>
              <w:rPr>
                <w:rFonts w:ascii="Cambria Math" w:eastAsia="+mn-ea" w:hAnsi="Cambria Math" w:cs="+mn-cs"/>
                <w:kern w:val="24"/>
                <w:position w:val="-10"/>
                <w:sz w:val="20"/>
                <w:szCs w:val="20"/>
                <w:vertAlign w:val="subscript"/>
              </w:rPr>
              <m:t>i</m:t>
            </m:r>
            <m:r>
              <w:rPr>
                <w:rFonts w:ascii="Cambria Math" w:eastAsia="+mn-ea" w:hAnsi="Cambria Math" w:cs="+mn-cs"/>
                <w:kern w:val="24"/>
                <w:sz w:val="20"/>
                <w:szCs w:val="20"/>
              </w:rPr>
              <m:t>d</m:t>
            </m:r>
            <m:r>
              <w:rPr>
                <w:rFonts w:ascii="Cambria Math" w:eastAsia="+mn-ea" w:hAnsi="Cambria Math" w:cs="+mn-cs"/>
                <w:kern w:val="24"/>
                <w:position w:val="-10"/>
                <w:sz w:val="20"/>
                <w:szCs w:val="20"/>
                <w:vertAlign w:val="subscript"/>
              </w:rPr>
              <m:t>i</m:t>
            </m:r>
          </m:e>
        </m:nary>
        <m:r>
          <w:rPr>
            <w:rFonts w:ascii="Cambria Math" w:eastAsia="+mn-ea" w:hAnsi="Cambria Math" w:cs="+mn-cs"/>
            <w:kern w:val="24"/>
            <w:position w:val="-10"/>
            <w:sz w:val="20"/>
            <w:szCs w:val="20"/>
            <w:vertAlign w:val="subscript"/>
          </w:rPr>
          <m:t> </m:t>
        </m:r>
      </m:oMath>
    </w:p>
    <w:p w14:paraId="4C663457" w14:textId="2E75329C" w:rsidR="00E05BF6" w:rsidRDefault="00E05BF6" w:rsidP="00E05BF6">
      <w:pPr>
        <w:pStyle w:val="Caption"/>
        <w:rPr>
          <w:rFonts w:ascii="Helvetica" w:hAnsi="Helvetica"/>
          <w:i w:val="0"/>
          <w:iCs w:val="0"/>
          <w:color w:val="auto"/>
          <w:sz w:val="14"/>
          <w:szCs w:val="14"/>
        </w:rPr>
      </w:pPr>
      <w:r w:rsidRPr="00850D73">
        <w:rPr>
          <w:rFonts w:ascii="Helvetica" w:hAnsi="Helvetica"/>
          <w:b/>
          <w:bCs/>
          <w:i w:val="0"/>
          <w:iCs w:val="0"/>
          <w:sz w:val="14"/>
          <w:szCs w:val="14"/>
        </w:rPr>
        <w:t xml:space="preserve">EQUATION </w:t>
      </w:r>
      <w:r w:rsidR="0086539A">
        <w:rPr>
          <w:rFonts w:ascii="Helvetica" w:hAnsi="Helvetica"/>
          <w:b/>
          <w:bCs/>
          <w:i w:val="0"/>
          <w:iCs w:val="0"/>
          <w:sz w:val="14"/>
          <w:szCs w:val="14"/>
        </w:rPr>
        <w:t>5</w:t>
      </w:r>
      <w:r>
        <w:rPr>
          <w:rFonts w:ascii="Helvetica" w:hAnsi="Helvetica"/>
          <w:b/>
          <w:bCs/>
          <w:i w:val="0"/>
          <w:iCs w:val="0"/>
          <w:sz w:val="14"/>
          <w:szCs w:val="14"/>
        </w:rPr>
        <w:t xml:space="preserve">. </w:t>
      </w:r>
      <w:r>
        <w:rPr>
          <w:rFonts w:ascii="Helvetica" w:hAnsi="Helvetica"/>
          <w:b/>
          <w:bCs/>
          <w:i w:val="0"/>
          <w:iCs w:val="0"/>
          <w:color w:val="auto"/>
          <w:sz w:val="14"/>
          <w:szCs w:val="14"/>
        </w:rPr>
        <w:t>L2-norm</w:t>
      </w:r>
      <w:r w:rsidRPr="00A45014">
        <w:rPr>
          <w:rFonts w:ascii="Helvetica" w:hAnsi="Helvetica"/>
          <w:b/>
          <w:bCs/>
          <w:i w:val="0"/>
          <w:iCs w:val="0"/>
          <w:color w:val="auto"/>
          <w:sz w:val="14"/>
          <w:szCs w:val="14"/>
        </w:rPr>
        <w:t xml:space="preserve">: </w:t>
      </w:r>
      <w:r w:rsidRPr="00A45014">
        <w:rPr>
          <w:rFonts w:ascii="Helvetica" w:hAnsi="Helvetica"/>
          <w:i w:val="0"/>
          <w:iCs w:val="0"/>
          <w:color w:val="auto"/>
          <w:sz w:val="14"/>
          <w:szCs w:val="14"/>
        </w:rPr>
        <w:t xml:space="preserve">Calculated between query and </w:t>
      </w:r>
      <w:r>
        <w:rPr>
          <w:rFonts w:ascii="Helvetica" w:hAnsi="Helvetica"/>
          <w:i w:val="0"/>
          <w:iCs w:val="0"/>
          <w:color w:val="auto"/>
          <w:sz w:val="14"/>
          <w:szCs w:val="14"/>
        </w:rPr>
        <w:t>database</w:t>
      </w:r>
      <w:r w:rsidRPr="00A45014">
        <w:rPr>
          <w:rFonts w:ascii="Helvetica" w:hAnsi="Helvetica"/>
          <w:i w:val="0"/>
          <w:iCs w:val="0"/>
          <w:color w:val="auto"/>
          <w:sz w:val="14"/>
          <w:szCs w:val="14"/>
        </w:rPr>
        <w:t xml:space="preserve"> vectors</w:t>
      </w:r>
      <w:r>
        <w:rPr>
          <w:rFonts w:ascii="Helvetica" w:hAnsi="Helvetica"/>
          <w:i w:val="0"/>
          <w:iCs w:val="0"/>
          <w:color w:val="auto"/>
          <w:sz w:val="14"/>
          <w:szCs w:val="14"/>
        </w:rPr>
        <w:t>.</w:t>
      </w:r>
    </w:p>
    <w:p w14:paraId="7C1C4B22" w14:textId="29B779FE" w:rsidR="006C6F5C" w:rsidRPr="00542C25" w:rsidRDefault="006C6F5C" w:rsidP="00BB2BED">
      <w:pPr>
        <w:spacing w:before="120" w:after="120"/>
        <w:jc w:val="both"/>
        <w:rPr>
          <w:rFonts w:cs="TimesLTStd-Roman"/>
          <w:spacing w:val="2"/>
          <w:sz w:val="20"/>
          <w:szCs w:val="20"/>
        </w:rPr>
      </w:pPr>
      <w:r w:rsidRPr="00542C25">
        <w:rPr>
          <w:rFonts w:cs="TimesLTStd-Roman"/>
          <w:spacing w:val="2"/>
          <w:sz w:val="20"/>
          <w:szCs w:val="20"/>
        </w:rPr>
        <w:t>Our image matching pipeline consists of two main steps: spatial verification and homography estimation using the RANSAC algorithm</w:t>
      </w:r>
      <w:r w:rsidR="005B0C30" w:rsidRPr="00542C25">
        <w:rPr>
          <w:rFonts w:cs="TimesLTStd-Roman"/>
          <w:spacing w:val="2"/>
          <w:sz w:val="20"/>
          <w:szCs w:val="20"/>
        </w:rPr>
        <w:t>:</w:t>
      </w:r>
    </w:p>
    <w:p w14:paraId="6B702D9B" w14:textId="75BCB2EA" w:rsidR="006C6F5C" w:rsidRPr="00542C25" w:rsidRDefault="006C6F5C" w:rsidP="00BB2BED">
      <w:pPr>
        <w:spacing w:before="120" w:after="120"/>
        <w:jc w:val="both"/>
        <w:rPr>
          <w:rFonts w:cs="TimesLTStd-Roman"/>
          <w:spacing w:val="2"/>
          <w:sz w:val="20"/>
          <w:szCs w:val="20"/>
        </w:rPr>
      </w:pPr>
      <w:r w:rsidRPr="00542C25">
        <w:rPr>
          <w:rFonts w:cs="TimesLTStd-Roman"/>
          <w:spacing w:val="2"/>
          <w:sz w:val="20"/>
          <w:szCs w:val="20"/>
        </w:rPr>
        <w:t>In the spatial verification step, we take as input a query image and a list of image paths. For each image in the list, we find correspondences with the query image using a specified feature detection method. These correspondences are pairs of points, one from each image, that we believe correspond to the same point in the scene being imaged.</w:t>
      </w:r>
    </w:p>
    <w:p w14:paraId="14CD95F6" w14:textId="1C612DF8" w:rsidR="006C6F5C" w:rsidRPr="00542C25" w:rsidRDefault="006C6F5C" w:rsidP="00BB2BED">
      <w:pPr>
        <w:spacing w:before="120" w:after="120"/>
        <w:jc w:val="both"/>
        <w:rPr>
          <w:rFonts w:cs="TimesLTStd-Roman"/>
          <w:spacing w:val="2"/>
          <w:sz w:val="20"/>
          <w:szCs w:val="20"/>
        </w:rPr>
      </w:pPr>
      <w:r w:rsidRPr="00542C25">
        <w:rPr>
          <w:rFonts w:cs="TimesLTStd-Roman"/>
          <w:spacing w:val="2"/>
          <w:sz w:val="20"/>
          <w:szCs w:val="20"/>
        </w:rPr>
        <w:t>We then apply the RANSAC algorithm to these correspondences to estimate an optimal homography matrix, which describes the transformation from the query image to the current image in the list. RANSAC operates by repeatedly selecting a random subset of the correspondences, computing the homography for this subset, and counting the number of inliers - correspondences that are well explained by the computed homography. The homography that yields the most inliers is considered optimal.</w:t>
      </w:r>
    </w:p>
    <w:p w14:paraId="7498BCF2" w14:textId="07AE43A8" w:rsidR="006C6F5C" w:rsidRPr="006C6F5C" w:rsidRDefault="006C6F5C" w:rsidP="00BB2BED">
      <w:pPr>
        <w:spacing w:before="120" w:after="120"/>
        <w:jc w:val="both"/>
        <w:rPr>
          <w:sz w:val="20"/>
          <w:szCs w:val="20"/>
        </w:rPr>
      </w:pPr>
      <w:r w:rsidRPr="00542C25">
        <w:rPr>
          <w:rFonts w:cs="TimesLTStd-Roman"/>
          <w:spacing w:val="2"/>
          <w:sz w:val="20"/>
          <w:szCs w:val="20"/>
        </w:rPr>
        <w:t xml:space="preserve">The output of our pipeline is a list of tuples, each containing the path of an image from the list, the number of inliers for </w:t>
      </w:r>
      <w:r w:rsidRPr="00542C25">
        <w:rPr>
          <w:rFonts w:cs="TimesLTStd-Roman"/>
          <w:spacing w:val="2"/>
          <w:sz w:val="20"/>
          <w:szCs w:val="20"/>
        </w:rPr>
        <w:lastRenderedPageBreak/>
        <w:t>this image, and the correspondences between the query</w:t>
      </w:r>
      <w:r w:rsidRPr="006C6F5C">
        <w:rPr>
          <w:sz w:val="20"/>
          <w:szCs w:val="20"/>
        </w:rPr>
        <w:t xml:space="preserve"> image and this image.</w:t>
      </w:r>
      <w:r w:rsidR="00AC4274">
        <w:rPr>
          <w:sz w:val="20"/>
          <w:szCs w:val="20"/>
        </w:rPr>
        <w:t xml:space="preserve"> </w:t>
      </w:r>
      <w:r w:rsidRPr="006C6F5C">
        <w:rPr>
          <w:sz w:val="20"/>
          <w:szCs w:val="20"/>
        </w:rPr>
        <w:t>As for the corresponding equations, the primary equation used in the RANSAC function is the homography projection:</w:t>
      </w:r>
    </w:p>
    <w:p w14:paraId="0A09D616" w14:textId="229584F4" w:rsidR="00BA7922" w:rsidRPr="006C6F5C" w:rsidRDefault="006C6F5C" w:rsidP="00BB2BED">
      <w:pPr>
        <w:spacing w:before="120" w:after="120"/>
        <w:jc w:val="both"/>
        <w:rPr>
          <w:sz w:val="20"/>
          <w:szCs w:val="20"/>
        </w:rPr>
      </w:pPr>
      <w:r w:rsidRPr="006C6F5C">
        <w:rPr>
          <w:sz w:val="20"/>
          <w:szCs w:val="20"/>
        </w:rPr>
        <w:t>Let pt1 and pt2 be corresponding points in the two images and H be the homography matrix. The projected point pt1' is calculated as:</w:t>
      </w:r>
    </w:p>
    <w:p w14:paraId="23FD6EC1" w14:textId="3A762FB4" w:rsidR="00894976" w:rsidRPr="006C6F5C" w:rsidRDefault="000151B8" w:rsidP="005B0C30">
      <w:pPr>
        <w:spacing w:before="120" w:after="120"/>
        <w:rPr>
          <w:sz w:val="20"/>
          <w:szCs w:val="20"/>
        </w:rPr>
      </w:pPr>
      <m:oMathPara>
        <m:oMath>
          <m:r>
            <w:rPr>
              <w:rFonts w:ascii="Cambria Math" w:hAnsi="Cambria Math"/>
              <w:sz w:val="20"/>
              <w:szCs w:val="20"/>
            </w:rPr>
            <m:t>pt1' = H * pt1_</m:t>
          </m:r>
          <m:r>
            <w:rPr>
              <w:rFonts w:ascii="Cambria Math" w:hAnsi="Cambria Math"/>
              <w:sz w:val="20"/>
              <w:szCs w:val="20"/>
            </w:rPr>
            <m:t>homogeneous</m:t>
          </m:r>
        </m:oMath>
      </m:oMathPara>
    </w:p>
    <w:p w14:paraId="740E3792" w14:textId="2BC5A2B1" w:rsidR="001648A2" w:rsidRPr="001648A2" w:rsidRDefault="001648A2" w:rsidP="001648A2">
      <w:pPr>
        <w:spacing w:before="120" w:after="120"/>
        <w:rPr>
          <w:sz w:val="20"/>
          <w:szCs w:val="20"/>
        </w:rPr>
      </w:pPr>
      <w:r w:rsidRPr="001648A2">
        <w:rPr>
          <w:sz w:val="20"/>
          <w:szCs w:val="20"/>
        </w:rPr>
        <w:t>where pt1_homogeneous is pt1 in homogeneous coordinates.</w:t>
      </w:r>
    </w:p>
    <w:p w14:paraId="16105647" w14:textId="6076C443" w:rsidR="00894976" w:rsidRPr="006C6F5C" w:rsidRDefault="001648A2" w:rsidP="00BB2BED">
      <w:pPr>
        <w:spacing w:before="120" w:after="120"/>
        <w:jc w:val="both"/>
        <w:rPr>
          <w:sz w:val="20"/>
          <w:szCs w:val="20"/>
        </w:rPr>
      </w:pPr>
      <w:r w:rsidRPr="001648A2">
        <w:rPr>
          <w:sz w:val="20"/>
          <w:szCs w:val="20"/>
        </w:rPr>
        <w:t xml:space="preserve">The loss function used to decide if </w:t>
      </w:r>
      <w:proofErr w:type="gramStart"/>
      <w:r w:rsidRPr="001648A2">
        <w:rPr>
          <w:sz w:val="20"/>
          <w:szCs w:val="20"/>
        </w:rPr>
        <w:t>a</w:t>
      </w:r>
      <w:proofErr w:type="gramEnd"/>
      <w:r w:rsidRPr="001648A2">
        <w:rPr>
          <w:sz w:val="20"/>
          <w:szCs w:val="20"/>
        </w:rPr>
        <w:t xml:space="preserve"> correspondence is an inlier is the Euclidean distance between the projected point pt1' and pt2:</w:t>
      </w:r>
    </w:p>
    <w:p w14:paraId="7C54F5FC" w14:textId="1BE4AD92" w:rsidR="009A6C7B" w:rsidRPr="006C6F5C" w:rsidRDefault="005D40C5" w:rsidP="258D97E2">
      <w:pPr>
        <w:spacing w:before="120" w:after="120"/>
        <w:jc w:val="center"/>
        <w:rPr>
          <w:sz w:val="20"/>
          <w:szCs w:val="20"/>
        </w:rPr>
      </w:pPr>
      <m:oMathPara>
        <m:oMath>
          <m:r>
            <w:rPr>
              <w:rFonts w:ascii="Cambria Math" w:hAnsi="Cambria Math"/>
              <w:sz w:val="20"/>
              <w:szCs w:val="20"/>
            </w:rPr>
            <m:t>loss = norm(pt2 - pt1'.t())</m:t>
          </m:r>
        </m:oMath>
      </m:oMathPara>
    </w:p>
    <w:p w14:paraId="4C123B9B" w14:textId="04090CE7" w:rsidR="00AB6281" w:rsidRPr="00AB6281" w:rsidRDefault="003F5BA0" w:rsidP="00BB2BED">
      <w:pPr>
        <w:spacing w:before="120" w:after="120"/>
        <w:jc w:val="both"/>
        <w:rPr>
          <w:sz w:val="20"/>
          <w:szCs w:val="20"/>
        </w:rPr>
      </w:pPr>
      <w:proofErr w:type="gramStart"/>
      <w:r w:rsidRPr="003F5BA0">
        <w:rPr>
          <w:sz w:val="20"/>
          <w:szCs w:val="20"/>
        </w:rPr>
        <w:t>A</w:t>
      </w:r>
      <w:proofErr w:type="gramEnd"/>
      <w:r w:rsidRPr="003F5BA0">
        <w:rPr>
          <w:sz w:val="20"/>
          <w:szCs w:val="20"/>
        </w:rPr>
        <w:t xml:space="preserve"> correspondence is considered an inlier if loss &lt;= 20.</w:t>
      </w:r>
      <w:r w:rsidR="00476E14">
        <w:rPr>
          <w:sz w:val="20"/>
          <w:szCs w:val="20"/>
        </w:rPr>
        <w:t xml:space="preserve"> We chose the loss &lt;=20 because it was giving us good results and we also ran the RANSAC algorithm for different number of rounds.</w:t>
      </w:r>
      <w:r w:rsidR="001A6AA5">
        <w:rPr>
          <w:sz w:val="20"/>
          <w:szCs w:val="20"/>
        </w:rPr>
        <w:t xml:space="preserve"> </w:t>
      </w:r>
      <w:r w:rsidR="00AB6281" w:rsidRPr="00AB6281">
        <w:rPr>
          <w:sz w:val="20"/>
          <w:szCs w:val="20"/>
        </w:rPr>
        <w:t xml:space="preserve">The choice of a good value for the loss threshold in RANSAC depends on the specific problem, the characteristics of the data, and the desired trade-off between accuracy and robustness. There is no one-size-fits-all </w:t>
      </w:r>
      <w:r w:rsidR="00476E14">
        <w:rPr>
          <w:sz w:val="20"/>
          <w:szCs w:val="20"/>
        </w:rPr>
        <w:t>loss threshold</w:t>
      </w:r>
      <w:r w:rsidR="00AB6281" w:rsidRPr="00AB6281">
        <w:rPr>
          <w:sz w:val="20"/>
          <w:szCs w:val="20"/>
        </w:rPr>
        <w:t>, and the appropriate value for the loss threshold can vary significantly.</w:t>
      </w:r>
    </w:p>
    <w:p w14:paraId="72859880" w14:textId="77777777" w:rsidR="00AB6281" w:rsidRPr="00AB6281" w:rsidRDefault="00AB6281" w:rsidP="00BB2BED">
      <w:pPr>
        <w:autoSpaceDE w:val="0"/>
        <w:autoSpaceDN w:val="0"/>
        <w:adjustRightInd w:val="0"/>
        <w:jc w:val="both"/>
        <w:rPr>
          <w:sz w:val="20"/>
          <w:szCs w:val="20"/>
        </w:rPr>
      </w:pPr>
      <w:r w:rsidRPr="00AB6281">
        <w:rPr>
          <w:sz w:val="20"/>
          <w:szCs w:val="20"/>
        </w:rPr>
        <w:t>In general, a good value for the loss threshold should be selected based on the following considerations:</w:t>
      </w:r>
    </w:p>
    <w:p w14:paraId="0A38559F" w14:textId="77777777" w:rsidR="00AB6281" w:rsidRPr="00AB6281" w:rsidRDefault="00AB6281" w:rsidP="00BB2BED">
      <w:pPr>
        <w:numPr>
          <w:ilvl w:val="0"/>
          <w:numId w:val="44"/>
        </w:numPr>
        <w:autoSpaceDE w:val="0"/>
        <w:autoSpaceDN w:val="0"/>
        <w:adjustRightInd w:val="0"/>
        <w:ind w:left="0" w:firstLine="0"/>
        <w:jc w:val="both"/>
        <w:rPr>
          <w:sz w:val="20"/>
          <w:szCs w:val="20"/>
        </w:rPr>
      </w:pPr>
      <w:r w:rsidRPr="00AB6281">
        <w:rPr>
          <w:sz w:val="20"/>
          <w:szCs w:val="20"/>
        </w:rPr>
        <w:t>Noise level: If the data is relatively clean with low noise, a smaller loss threshold may be appropriate. This allows for a more accurate model estimation by including only data points that closely fit the model.</w:t>
      </w:r>
    </w:p>
    <w:p w14:paraId="2E3976A0" w14:textId="473E85BE" w:rsidR="00AB6281" w:rsidRPr="00AB6281" w:rsidRDefault="00AB6281" w:rsidP="00BB2BED">
      <w:pPr>
        <w:numPr>
          <w:ilvl w:val="0"/>
          <w:numId w:val="44"/>
        </w:numPr>
        <w:autoSpaceDE w:val="0"/>
        <w:autoSpaceDN w:val="0"/>
        <w:adjustRightInd w:val="0"/>
        <w:ind w:left="0" w:firstLine="0"/>
        <w:jc w:val="both"/>
        <w:rPr>
          <w:sz w:val="20"/>
          <w:szCs w:val="20"/>
        </w:rPr>
      </w:pPr>
      <w:r w:rsidRPr="00AB6281">
        <w:rPr>
          <w:sz w:val="20"/>
          <w:szCs w:val="20"/>
        </w:rPr>
        <w:t>Outlier presence: If the data contains a significant number of outliers or grossly inaccurate measurements, a larger loss threshold may be necessary. This helps to make the RANSAC algorithm more robust by allowing some degree of tolerance for outliers.</w:t>
      </w:r>
    </w:p>
    <w:p w14:paraId="6D88A500" w14:textId="3A64F60E" w:rsidR="00AB6281" w:rsidRPr="00AB6281" w:rsidRDefault="00AB6281" w:rsidP="00BB2BED">
      <w:pPr>
        <w:numPr>
          <w:ilvl w:val="0"/>
          <w:numId w:val="44"/>
        </w:numPr>
        <w:autoSpaceDE w:val="0"/>
        <w:autoSpaceDN w:val="0"/>
        <w:adjustRightInd w:val="0"/>
        <w:ind w:left="0" w:firstLine="0"/>
        <w:jc w:val="both"/>
        <w:rPr>
          <w:sz w:val="20"/>
          <w:szCs w:val="20"/>
        </w:rPr>
      </w:pPr>
      <w:r w:rsidRPr="00AB6281">
        <w:rPr>
          <w:sz w:val="20"/>
          <w:szCs w:val="20"/>
        </w:rPr>
        <w:t>Model complexity: The complexity of the model being estimated can also influence the choice of the loss threshold. More complex models may require a smaller loss threshold to ensure a good fit, while simpler models may be more tolerant to larger loss values.</w:t>
      </w:r>
    </w:p>
    <w:p w14:paraId="2E2ED8C7" w14:textId="4E4057F8" w:rsidR="00AB6281" w:rsidRPr="00AB6281" w:rsidRDefault="00837C9C" w:rsidP="00BB2BED">
      <w:pPr>
        <w:numPr>
          <w:ilvl w:val="0"/>
          <w:numId w:val="44"/>
        </w:numPr>
        <w:autoSpaceDE w:val="0"/>
        <w:autoSpaceDN w:val="0"/>
        <w:adjustRightInd w:val="0"/>
        <w:ind w:left="0" w:firstLine="0"/>
        <w:jc w:val="both"/>
        <w:rPr>
          <w:sz w:val="20"/>
          <w:szCs w:val="20"/>
        </w:rPr>
      </w:pPr>
      <w:r>
        <w:rPr>
          <w:noProof/>
        </w:rPr>
        <w:drawing>
          <wp:anchor distT="0" distB="0" distL="114300" distR="114300" simplePos="0" relativeHeight="251658251" behindDoc="0" locked="0" layoutInCell="1" allowOverlap="1" wp14:anchorId="5DF779F3" wp14:editId="3FAB495F">
            <wp:simplePos x="0" y="0"/>
            <wp:positionH relativeFrom="column">
              <wp:posOffset>3304540</wp:posOffset>
            </wp:positionH>
            <wp:positionV relativeFrom="paragraph">
              <wp:posOffset>74295</wp:posOffset>
            </wp:positionV>
            <wp:extent cx="2966085" cy="1945640"/>
            <wp:effectExtent l="0" t="0" r="18415" b="10160"/>
            <wp:wrapTopAndBottom/>
            <wp:docPr id="1636086285" name="Chart 8">
              <a:extLst xmlns:a="http://schemas.openxmlformats.org/drawingml/2006/main">
                <a:ext uri="{FF2B5EF4-FFF2-40B4-BE49-F238E27FC236}">
                  <a16:creationId xmlns:a16="http://schemas.microsoft.com/office/drawing/2014/main" id="{2D0B1CA2-B22E-A87C-7CE7-4C1256F3B7DD}"/>
                </a:ext>
                <a:ext uri="{147F2762-F138-4A5C-976F-8EAC2B608ADB}">
                  <a16:predDERef xmlns:a16="http://schemas.microsoft.com/office/drawing/2014/main" pred="{0F2B67A9-32FE-CA40-9BA9-9F68BDD54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AB6281" w:rsidRPr="00AB6281">
        <w:rPr>
          <w:sz w:val="20"/>
          <w:szCs w:val="20"/>
        </w:rPr>
        <w:t>Computational efficiency: The choice of the loss threshold can also impact the computational efficiency of the RANSAC algorithm. A smaller threshold may require more iterations</w:t>
      </w:r>
      <w:r w:rsidR="00476E14">
        <w:rPr>
          <w:sz w:val="20"/>
          <w:szCs w:val="20"/>
        </w:rPr>
        <w:t xml:space="preserve"> (number of rounds)</w:t>
      </w:r>
      <w:r w:rsidR="00AB6281" w:rsidRPr="00AB6281">
        <w:rPr>
          <w:sz w:val="20"/>
          <w:szCs w:val="20"/>
        </w:rPr>
        <w:t xml:space="preserve"> to achieve a desired level of accuracy, resulting in longer execution times.</w:t>
      </w:r>
    </w:p>
    <w:p w14:paraId="724EA71F" w14:textId="268E753F" w:rsidR="00AB6281" w:rsidRDefault="00AB6281" w:rsidP="00BB2BED">
      <w:pPr>
        <w:autoSpaceDE w:val="0"/>
        <w:autoSpaceDN w:val="0"/>
        <w:adjustRightInd w:val="0"/>
        <w:jc w:val="both"/>
        <w:rPr>
          <w:sz w:val="20"/>
          <w:szCs w:val="20"/>
        </w:rPr>
      </w:pPr>
      <w:r w:rsidRPr="00AB6281">
        <w:rPr>
          <w:sz w:val="20"/>
          <w:szCs w:val="20"/>
        </w:rPr>
        <w:t>It is often a matter of trial and error to determine a suitable loss threshold. Experimentation and evaluation on representative datasets or through cross-validation can help in identifying an appropriate value that balances accuracy and robustness for a specific problem.</w:t>
      </w:r>
    </w:p>
    <w:p w14:paraId="7C2B2AC0" w14:textId="15C35C85" w:rsidR="00BB2BED" w:rsidRPr="003F5BA0" w:rsidRDefault="00BB2BED" w:rsidP="00BB2BED">
      <w:pPr>
        <w:autoSpaceDE w:val="0"/>
        <w:autoSpaceDN w:val="0"/>
        <w:adjustRightInd w:val="0"/>
        <w:jc w:val="both"/>
        <w:rPr>
          <w:sz w:val="20"/>
          <w:szCs w:val="20"/>
        </w:rPr>
      </w:pPr>
    </w:p>
    <w:p w14:paraId="5A414674" w14:textId="63458616" w:rsidR="00344EA0" w:rsidRPr="006C6F5C" w:rsidRDefault="003F5BA0" w:rsidP="00BB2BED">
      <w:pPr>
        <w:spacing w:before="120" w:after="120"/>
        <w:jc w:val="both"/>
        <w:rPr>
          <w:sz w:val="20"/>
          <w:szCs w:val="20"/>
        </w:rPr>
      </w:pPr>
      <w:r w:rsidRPr="003F5BA0">
        <w:rPr>
          <w:sz w:val="20"/>
          <w:szCs w:val="20"/>
        </w:rPr>
        <w:t xml:space="preserve">The RANSAC algorithm is repeated </w:t>
      </w:r>
      <w:r w:rsidR="00EE7174" w:rsidRPr="003F5BA0">
        <w:rPr>
          <w:sz w:val="20"/>
          <w:szCs w:val="20"/>
        </w:rPr>
        <w:t>several</w:t>
      </w:r>
      <w:r w:rsidRPr="003F5BA0">
        <w:rPr>
          <w:sz w:val="20"/>
          <w:szCs w:val="20"/>
        </w:rPr>
        <w:t xml:space="preserve"> times specified by num_rounds, and the homography matrix H that produces </w:t>
      </w:r>
      <w:r w:rsidRPr="003F5BA0">
        <w:rPr>
          <w:sz w:val="20"/>
          <w:szCs w:val="20"/>
        </w:rPr>
        <w:t>the maximum number of inliers is selected as the optimal homography matrix.</w:t>
      </w:r>
    </w:p>
    <w:p w14:paraId="5B344150" w14:textId="7A1640F3" w:rsidR="00553539" w:rsidRDefault="00553539" w:rsidP="0030596E">
      <w:pPr>
        <w:pStyle w:val="H2First"/>
        <w:spacing w:before="360" w:after="120"/>
      </w:pPr>
      <w:r>
        <w:rPr>
          <w:noProof/>
        </w:rPr>
        <w:t>Input Datasets</w:t>
      </w:r>
    </w:p>
    <w:p w14:paraId="0A179E0A" w14:textId="301E7ABD" w:rsidR="004C4982" w:rsidRPr="004C4982" w:rsidRDefault="0030596E" w:rsidP="00BB2BED">
      <w:pPr>
        <w:spacing w:before="120" w:after="120"/>
        <w:jc w:val="both"/>
        <w:rPr>
          <w:rFonts w:cs="TimesLTStd-Roman"/>
          <w:spacing w:val="2"/>
          <w:sz w:val="20"/>
          <w:szCs w:val="20"/>
        </w:rPr>
      </w:pPr>
      <w:r>
        <w:rPr>
          <w:rFonts w:cs="TimesLTStd-Roman"/>
          <w:spacing w:val="2"/>
          <w:sz w:val="20"/>
          <w:szCs w:val="20"/>
        </w:rPr>
        <w:t>For testing</w:t>
      </w:r>
      <w:r w:rsidR="00BB63AA">
        <w:rPr>
          <w:rFonts w:cs="TimesLTStd-Roman"/>
          <w:spacing w:val="2"/>
          <w:sz w:val="20"/>
          <w:szCs w:val="20"/>
        </w:rPr>
        <w:t xml:space="preserve"> and building the tree</w:t>
      </w:r>
      <w:r w:rsidR="00C9447C">
        <w:rPr>
          <w:rFonts w:cs="TimesLTStd-Roman"/>
          <w:spacing w:val="2"/>
          <w:sz w:val="20"/>
          <w:szCs w:val="20"/>
        </w:rPr>
        <w:t>,</w:t>
      </w:r>
      <w:r>
        <w:rPr>
          <w:rFonts w:cs="TimesLTStd-Roman"/>
          <w:spacing w:val="2"/>
          <w:sz w:val="20"/>
          <w:szCs w:val="20"/>
        </w:rPr>
        <w:t xml:space="preserve"> </w:t>
      </w:r>
      <w:r w:rsidR="00BB63AA">
        <w:rPr>
          <w:rFonts w:cs="TimesLTStd-Roman"/>
          <w:spacing w:val="2"/>
          <w:sz w:val="20"/>
          <w:szCs w:val="20"/>
        </w:rPr>
        <w:t>we used</w:t>
      </w:r>
      <w:r>
        <w:rPr>
          <w:rFonts w:cs="TimesLTStd-Roman"/>
          <w:spacing w:val="2"/>
          <w:sz w:val="20"/>
          <w:szCs w:val="20"/>
        </w:rPr>
        <w:t xml:space="preserve"> </w:t>
      </w:r>
      <w:r w:rsidRPr="0030596E">
        <w:rPr>
          <w:rFonts w:cs="TimesLTStd-Roman"/>
          <w:spacing w:val="2"/>
          <w:sz w:val="20"/>
          <w:szCs w:val="20"/>
        </w:rPr>
        <w:t>Microsoft COCO (Common Objects in Context)</w:t>
      </w:r>
      <w:r w:rsidR="00C9447C">
        <w:rPr>
          <w:rFonts w:cs="TimesLTStd-Roman"/>
          <w:spacing w:val="2"/>
          <w:sz w:val="20"/>
          <w:szCs w:val="20"/>
        </w:rPr>
        <w:t>—</w:t>
      </w:r>
      <w:r w:rsidRPr="0030596E">
        <w:rPr>
          <w:rFonts w:cs="TimesLTStd-Roman"/>
          <w:spacing w:val="2"/>
          <w:sz w:val="20"/>
          <w:szCs w:val="20"/>
        </w:rPr>
        <w:t>a large-scale dataset designed for various computer vision tasks, such as object detection, segmentation, and captioning.</w:t>
      </w:r>
      <w:r w:rsidR="004C4982">
        <w:rPr>
          <w:rFonts w:cs="TimesLTStd-Roman"/>
          <w:spacing w:val="2"/>
          <w:sz w:val="20"/>
          <w:szCs w:val="20"/>
        </w:rPr>
        <w:t xml:space="preserve"> </w:t>
      </w:r>
      <w:r w:rsidR="004C4982" w:rsidRPr="004C4982">
        <w:rPr>
          <w:rFonts w:cs="TimesLTStd-Roman"/>
          <w:spacing w:val="2"/>
          <w:sz w:val="20"/>
          <w:szCs w:val="20"/>
        </w:rPr>
        <w:t>COCO contains over 200,000 labeled images with more than 1.5 million object instances across 80 object categories</w:t>
      </w:r>
      <w:r w:rsidR="00E4139D">
        <w:rPr>
          <w:rFonts w:cs="TimesLTStd-Roman"/>
          <w:spacing w:val="2"/>
          <w:sz w:val="20"/>
          <w:szCs w:val="20"/>
        </w:rPr>
        <w:t>.</w:t>
      </w:r>
    </w:p>
    <w:p w14:paraId="666BA779" w14:textId="6E2B08E4" w:rsidR="000E2AFD" w:rsidRDefault="001460F6" w:rsidP="00BB2BED">
      <w:pPr>
        <w:spacing w:before="120" w:after="120"/>
        <w:jc w:val="both"/>
        <w:rPr>
          <w:rFonts w:cs="TimesLTStd-Roman"/>
          <w:spacing w:val="2"/>
          <w:sz w:val="20"/>
          <w:szCs w:val="20"/>
        </w:rPr>
      </w:pPr>
      <w:r w:rsidRPr="710DA3AD">
        <w:rPr>
          <w:rFonts w:cs="TimesLTStd-Roman"/>
          <w:sz w:val="20"/>
          <w:szCs w:val="20"/>
        </w:rPr>
        <w:t xml:space="preserve">It </w:t>
      </w:r>
      <w:r>
        <w:rPr>
          <w:rFonts w:cs="TimesLTStd-Roman"/>
          <w:spacing w:val="2"/>
          <w:sz w:val="20"/>
          <w:szCs w:val="20"/>
        </w:rPr>
        <w:t>p</w:t>
      </w:r>
      <w:r w:rsidR="004C4982" w:rsidRPr="004C4982">
        <w:rPr>
          <w:rFonts w:cs="TimesLTStd-Roman"/>
          <w:spacing w:val="2"/>
          <w:sz w:val="20"/>
          <w:szCs w:val="20"/>
        </w:rPr>
        <w:t>rovides rich annotations, object bounding boxes, segmentation masks, and captions—ideal for training and evaluation</w:t>
      </w:r>
      <w:r>
        <w:rPr>
          <w:rFonts w:cs="TimesLTStd-Roman"/>
          <w:spacing w:val="2"/>
          <w:sz w:val="20"/>
          <w:szCs w:val="20"/>
        </w:rPr>
        <w:t xml:space="preserve"> in our set.</w:t>
      </w:r>
      <w:r w:rsidR="757CB0C8">
        <w:rPr>
          <w:rFonts w:cs="TimesLTStd-Roman"/>
          <w:spacing w:val="2"/>
          <w:sz w:val="20"/>
          <w:szCs w:val="20"/>
        </w:rPr>
        <w:t xml:space="preserve"> We created different subsets of the training 2017 dataset and validation 2017 dataset from COCO to bui</w:t>
      </w:r>
      <w:r w:rsidR="55D4B334">
        <w:rPr>
          <w:rFonts w:cs="TimesLTStd-Roman"/>
          <w:spacing w:val="2"/>
          <w:sz w:val="20"/>
          <w:szCs w:val="20"/>
        </w:rPr>
        <w:t xml:space="preserve">ld the databases of varying sizes. </w:t>
      </w:r>
      <w:r w:rsidR="004C173B">
        <w:rPr>
          <w:rFonts w:cs="TimesLTStd-Roman"/>
          <w:spacing w:val="2"/>
          <w:sz w:val="20"/>
          <w:szCs w:val="20"/>
        </w:rPr>
        <w:t>To</w:t>
      </w:r>
      <w:r w:rsidR="55D4B334">
        <w:rPr>
          <w:rFonts w:cs="TimesLTStd-Roman"/>
          <w:spacing w:val="2"/>
          <w:sz w:val="20"/>
          <w:szCs w:val="20"/>
        </w:rPr>
        <w:t xml:space="preserve"> download the images, </w:t>
      </w:r>
      <w:r w:rsidR="004C173B">
        <w:rPr>
          <w:rFonts w:cs="TimesLTStd-Roman"/>
          <w:spacing w:val="2"/>
          <w:sz w:val="20"/>
          <w:szCs w:val="20"/>
        </w:rPr>
        <w:t>python’s p</w:t>
      </w:r>
      <w:r w:rsidR="55D4B334">
        <w:rPr>
          <w:rFonts w:cs="TimesLTStd-Roman"/>
          <w:spacing w:val="2"/>
          <w:sz w:val="20"/>
          <w:szCs w:val="20"/>
        </w:rPr>
        <w:t>y</w:t>
      </w:r>
      <w:r w:rsidR="004C173B">
        <w:rPr>
          <w:rFonts w:cs="TimesLTStd-Roman"/>
          <w:spacing w:val="2"/>
          <w:sz w:val="20"/>
          <w:szCs w:val="20"/>
        </w:rPr>
        <w:t>c</w:t>
      </w:r>
      <w:r w:rsidR="55D4B334">
        <w:rPr>
          <w:rFonts w:cs="TimesLTStd-Roman"/>
          <w:spacing w:val="2"/>
          <w:sz w:val="20"/>
          <w:szCs w:val="20"/>
        </w:rPr>
        <w:t>oco</w:t>
      </w:r>
      <w:r w:rsidR="004C173B">
        <w:rPr>
          <w:rFonts w:cs="TimesLTStd-Roman"/>
          <w:spacing w:val="2"/>
          <w:sz w:val="20"/>
          <w:szCs w:val="20"/>
        </w:rPr>
        <w:t>t</w:t>
      </w:r>
      <w:r w:rsidR="55D4B334">
        <w:rPr>
          <w:rFonts w:cs="TimesLTStd-Roman"/>
          <w:spacing w:val="2"/>
          <w:sz w:val="20"/>
          <w:szCs w:val="20"/>
        </w:rPr>
        <w:t>ools library was used to extract images from the</w:t>
      </w:r>
      <w:r w:rsidR="00D08B0A">
        <w:rPr>
          <w:rFonts w:cs="TimesLTStd-Roman"/>
          <w:spacing w:val="2"/>
          <w:sz w:val="20"/>
          <w:szCs w:val="20"/>
        </w:rPr>
        <w:t>ir respective inst</w:t>
      </w:r>
      <w:r w:rsidR="00D08B0A" w:rsidRPr="3EF5B789">
        <w:rPr>
          <w:rFonts w:cs="TimesLTStd-Roman"/>
          <w:sz w:val="20"/>
          <w:szCs w:val="20"/>
        </w:rPr>
        <w:t xml:space="preserve">ances stored in </w:t>
      </w:r>
      <w:r w:rsidR="00D08B0A" w:rsidRPr="73BD4FCA">
        <w:rPr>
          <w:rFonts w:cs="TimesLTStd-Roman"/>
          <w:sz w:val="20"/>
          <w:szCs w:val="20"/>
        </w:rPr>
        <w:t>the JSON format.</w:t>
      </w:r>
      <w:r w:rsidR="55D4B334">
        <w:rPr>
          <w:rFonts w:cs="TimesLTStd-Roman"/>
          <w:spacing w:val="2"/>
          <w:sz w:val="20"/>
          <w:szCs w:val="20"/>
        </w:rPr>
        <w:t xml:space="preserve"> </w:t>
      </w:r>
    </w:p>
    <w:p w14:paraId="7F976C82" w14:textId="5796B89E" w:rsidR="009D5D49" w:rsidRPr="009D5D49" w:rsidRDefault="009D5D49" w:rsidP="00BB2BED">
      <w:pPr>
        <w:autoSpaceDE w:val="0"/>
        <w:autoSpaceDN w:val="0"/>
        <w:adjustRightInd w:val="0"/>
        <w:spacing w:before="120" w:after="120"/>
        <w:jc w:val="both"/>
        <w:rPr>
          <w:rFonts w:cs="TimesLTStd-Roman"/>
          <w:spacing w:val="2"/>
          <w:sz w:val="20"/>
          <w:szCs w:val="20"/>
        </w:rPr>
      </w:pPr>
      <w:r w:rsidRPr="009D5D49">
        <w:rPr>
          <w:rFonts w:cs="TimesLTStd-Roman"/>
          <w:spacing w:val="2"/>
          <w:sz w:val="20"/>
          <w:szCs w:val="20"/>
        </w:rPr>
        <w:t>The rich annotations in the Microsoft COCO dataset enable the development and evaluation of algorithms for tasks such as object detection, instance segmentation, image captioning, and visual relationship understanding. It has become a standard benchmark for measuring the performance of computer vision models on these tasks, facilitating advancements in the field.</w:t>
      </w:r>
    </w:p>
    <w:p w14:paraId="2CEB5636" w14:textId="77777777" w:rsidR="009D5D49" w:rsidRDefault="009D5D49" w:rsidP="00BB2BED">
      <w:pPr>
        <w:autoSpaceDE w:val="0"/>
        <w:autoSpaceDN w:val="0"/>
        <w:adjustRightInd w:val="0"/>
        <w:jc w:val="both"/>
        <w:rPr>
          <w:rFonts w:cs="TimesLTStd-Roman"/>
          <w:spacing w:val="2"/>
          <w:sz w:val="20"/>
          <w:szCs w:val="20"/>
        </w:rPr>
      </w:pPr>
      <w:r w:rsidRPr="009D5D49">
        <w:rPr>
          <w:rFonts w:cs="TimesLTStd-Roman"/>
          <w:spacing w:val="2"/>
          <w:sz w:val="20"/>
          <w:szCs w:val="20"/>
        </w:rPr>
        <w:t>The availability of the COCO dataset, along with evaluation metrics and associated challenges, has fostered significant research and progress in computer vision, driving the development of state-of-the-art algorithms for understanding and interpreting visual data.</w:t>
      </w:r>
    </w:p>
    <w:p w14:paraId="1D50C413" w14:textId="77777777" w:rsidR="00CE2142" w:rsidRDefault="00CE2142" w:rsidP="00CE2142">
      <w:pPr>
        <w:autoSpaceDE w:val="0"/>
        <w:autoSpaceDN w:val="0"/>
        <w:adjustRightInd w:val="0"/>
        <w:rPr>
          <w:rFonts w:cs="TimesLTStd-Roman"/>
          <w:spacing w:val="2"/>
          <w:sz w:val="20"/>
          <w:szCs w:val="20"/>
        </w:rPr>
      </w:pPr>
    </w:p>
    <w:p w14:paraId="4E329071" w14:textId="18A85BC1" w:rsidR="00FD6192" w:rsidRPr="00E91452" w:rsidRDefault="00FD6192" w:rsidP="00FD6192">
      <w:pPr>
        <w:pStyle w:val="H1ListSpace"/>
      </w:pPr>
      <w:r>
        <w:t>RESULTS &amp; DISCUSSION</w:t>
      </w:r>
    </w:p>
    <w:p w14:paraId="285D5C22" w14:textId="1B4F4F99" w:rsidR="002A06F0" w:rsidRPr="00AC7565" w:rsidRDefault="00FD6192" w:rsidP="00FD6192">
      <w:pPr>
        <w:pStyle w:val="PARA"/>
        <w:spacing w:before="60" w:after="60"/>
        <w:rPr>
          <w:rFonts w:ascii="Times" w:hAnsi="Times"/>
          <w:spacing w:val="2"/>
        </w:rPr>
      </w:pPr>
      <w:r w:rsidRPr="00AC4274">
        <w:rPr>
          <w:rFonts w:ascii="Times" w:hAnsi="Times"/>
          <w:b/>
          <w:bCs/>
          <w:spacing w:val="2"/>
        </w:rPr>
        <w:t>Image Retrieval:</w:t>
      </w:r>
      <w:r w:rsidRPr="00AC4274">
        <w:rPr>
          <w:rFonts w:ascii="Times" w:hAnsi="Times"/>
          <w:spacing w:val="2"/>
        </w:rPr>
        <w:t xml:space="preserve"> Given a query image, the Vocabulary Tree is traversed by assigning the query's visual words to the appropriate nodes in the tree. The traversal path forms a histogram, and image retrieval is performed by searching the inverted file entries corresponding to the histogram bins. The retrieved images</w:t>
      </w:r>
      <w:r w:rsidR="00D010A1">
        <w:rPr>
          <w:rFonts w:ascii="Times" w:hAnsi="Times"/>
          <w:spacing w:val="2"/>
        </w:rPr>
        <w:t xml:space="preserve"> from the database</w:t>
      </w:r>
      <w:r w:rsidRPr="00AC4274">
        <w:rPr>
          <w:rFonts w:ascii="Times" w:hAnsi="Times"/>
          <w:spacing w:val="2"/>
        </w:rPr>
        <w:t xml:space="preserve"> are ranked</w:t>
      </w:r>
      <w:r w:rsidR="00D010A1">
        <w:rPr>
          <w:rFonts w:ascii="Times" w:hAnsi="Times"/>
          <w:spacing w:val="2"/>
        </w:rPr>
        <w:t xml:space="preserve"> and scored</w:t>
      </w:r>
      <w:r w:rsidRPr="00AC4274">
        <w:rPr>
          <w:rFonts w:ascii="Times" w:hAnsi="Times"/>
          <w:spacing w:val="2"/>
        </w:rPr>
        <w:t xml:space="preserve"> based on their similarity to the query.</w:t>
      </w:r>
    </w:p>
    <w:p w14:paraId="6BBA5744" w14:textId="374B0306" w:rsidR="00AC4274" w:rsidRDefault="00AC4274" w:rsidP="00AC4274">
      <w:pPr>
        <w:pStyle w:val="Caption"/>
        <w:spacing w:before="120"/>
        <w:rPr>
          <w:rFonts w:ascii="Helvetica" w:hAnsi="Helvetica"/>
          <w:i w:val="0"/>
          <w:iCs w:val="0"/>
          <w:color w:val="auto"/>
          <w:sz w:val="14"/>
          <w:szCs w:val="14"/>
        </w:rPr>
      </w:pPr>
      <w:r>
        <w:rPr>
          <w:rFonts w:ascii="Helvetica" w:hAnsi="Helvetica"/>
          <w:b/>
          <w:bCs/>
          <w:i w:val="0"/>
          <w:iCs w:val="0"/>
          <w:sz w:val="14"/>
          <w:szCs w:val="14"/>
        </w:rPr>
        <w:t>Figure</w:t>
      </w:r>
      <w:r w:rsidR="00F32AEF">
        <w:rPr>
          <w:rFonts w:ascii="Helvetica" w:hAnsi="Helvetica"/>
          <w:b/>
          <w:bCs/>
          <w:i w:val="0"/>
          <w:iCs w:val="0"/>
          <w:sz w:val="14"/>
          <w:szCs w:val="14"/>
        </w:rPr>
        <w:t xml:space="preserve"> 5</w:t>
      </w:r>
      <w:r>
        <w:rPr>
          <w:rFonts w:ascii="Helvetica" w:hAnsi="Helvetica"/>
          <w:b/>
          <w:bCs/>
          <w:i w:val="0"/>
          <w:iCs w:val="0"/>
          <w:sz w:val="14"/>
          <w:szCs w:val="14"/>
        </w:rPr>
        <w:t xml:space="preserve">. </w:t>
      </w:r>
      <w:r>
        <w:rPr>
          <w:rFonts w:ascii="Helvetica" w:hAnsi="Helvetica"/>
          <w:b/>
          <w:bCs/>
          <w:i w:val="0"/>
          <w:iCs w:val="0"/>
          <w:color w:val="auto"/>
          <w:sz w:val="14"/>
          <w:szCs w:val="14"/>
        </w:rPr>
        <w:t>ORB Detector</w:t>
      </w:r>
      <w:r w:rsidR="39155179" w:rsidRPr="69E1AD4D">
        <w:rPr>
          <w:rFonts w:ascii="Helvetica" w:hAnsi="Helvetica"/>
          <w:b/>
          <w:bCs/>
          <w:i w:val="0"/>
          <w:iCs w:val="0"/>
          <w:color w:val="auto"/>
          <w:sz w:val="14"/>
          <w:szCs w:val="14"/>
        </w:rPr>
        <w:t xml:space="preserve"> </w:t>
      </w:r>
      <w:r w:rsidR="39155179" w:rsidRPr="62AE3E0E">
        <w:rPr>
          <w:rFonts w:ascii="Helvetica" w:hAnsi="Helvetica"/>
          <w:b/>
          <w:bCs/>
          <w:i w:val="0"/>
          <w:iCs w:val="0"/>
          <w:color w:val="auto"/>
          <w:sz w:val="14"/>
          <w:szCs w:val="14"/>
        </w:rPr>
        <w:t>1</w:t>
      </w:r>
      <w:r w:rsidRPr="00A45014">
        <w:rPr>
          <w:rFonts w:ascii="Helvetica" w:hAnsi="Helvetica"/>
          <w:b/>
          <w:bCs/>
          <w:i w:val="0"/>
          <w:iCs w:val="0"/>
          <w:color w:val="auto"/>
          <w:sz w:val="14"/>
          <w:szCs w:val="14"/>
        </w:rPr>
        <w:t xml:space="preserve">: </w:t>
      </w:r>
      <w:r w:rsidRPr="00A45014">
        <w:rPr>
          <w:rFonts w:ascii="Helvetica" w:hAnsi="Helvetica"/>
          <w:i w:val="0"/>
          <w:iCs w:val="0"/>
          <w:color w:val="auto"/>
          <w:sz w:val="14"/>
          <w:szCs w:val="14"/>
        </w:rPr>
        <w:t>Calculated</w:t>
      </w:r>
      <w:r>
        <w:rPr>
          <w:rFonts w:ascii="Helvetica" w:hAnsi="Helvetica"/>
          <w:i w:val="0"/>
          <w:iCs w:val="0"/>
          <w:color w:val="auto"/>
          <w:sz w:val="14"/>
          <w:szCs w:val="14"/>
        </w:rPr>
        <w:t xml:space="preserve"> time using ORB</w:t>
      </w:r>
      <w:r w:rsidR="5911F0EA" w:rsidRPr="4FD4EC3B">
        <w:rPr>
          <w:rFonts w:ascii="Helvetica" w:hAnsi="Helvetica"/>
          <w:i w:val="0"/>
          <w:iCs w:val="0"/>
          <w:color w:val="auto"/>
          <w:sz w:val="14"/>
          <w:szCs w:val="14"/>
        </w:rPr>
        <w:t xml:space="preserve"> </w:t>
      </w:r>
      <w:r w:rsidR="5911F0EA" w:rsidRPr="74AB1D75">
        <w:rPr>
          <w:rFonts w:ascii="Helvetica" w:hAnsi="Helvetica"/>
          <w:i w:val="0"/>
          <w:iCs w:val="0"/>
          <w:color w:val="auto"/>
          <w:sz w:val="14"/>
          <w:szCs w:val="14"/>
        </w:rPr>
        <w:t>for K=3 and L</w:t>
      </w:r>
      <w:r w:rsidR="5911F0EA" w:rsidRPr="69E1AD4D">
        <w:rPr>
          <w:rFonts w:ascii="Helvetica" w:hAnsi="Helvetica"/>
          <w:i w:val="0"/>
          <w:iCs w:val="0"/>
          <w:color w:val="auto"/>
          <w:sz w:val="14"/>
          <w:szCs w:val="14"/>
        </w:rPr>
        <w:t>=5</w:t>
      </w:r>
    </w:p>
    <w:p w14:paraId="6759BF2A" w14:textId="4946BB93" w:rsidR="00486484" w:rsidRPr="00486484" w:rsidRDefault="00486484" w:rsidP="0077096E">
      <w:pPr>
        <w:autoSpaceDE w:val="0"/>
        <w:autoSpaceDN w:val="0"/>
        <w:adjustRightInd w:val="0"/>
        <w:spacing w:before="120" w:after="120"/>
        <w:jc w:val="both"/>
        <w:rPr>
          <w:sz w:val="20"/>
          <w:szCs w:val="20"/>
        </w:rPr>
      </w:pPr>
      <w:r w:rsidRPr="00486484">
        <w:rPr>
          <w:sz w:val="20"/>
          <w:szCs w:val="20"/>
        </w:rPr>
        <w:lastRenderedPageBreak/>
        <w:t>In our study, we conducted experiments using a Vocabulary Tree with a branching factor (K) of 3 and levels (L) of 5. We utilized various image sets from the Microsoft COCO dataset, each consisting of a different number of images. During our experiments, we measured the time required to build our database and the time taken to query an image within the database.</w:t>
      </w:r>
    </w:p>
    <w:p w14:paraId="7907AC36" w14:textId="77777777" w:rsidR="00486484" w:rsidRPr="00486484" w:rsidRDefault="00486484" w:rsidP="0077096E">
      <w:pPr>
        <w:autoSpaceDE w:val="0"/>
        <w:autoSpaceDN w:val="0"/>
        <w:adjustRightInd w:val="0"/>
        <w:spacing w:before="120" w:after="120"/>
        <w:jc w:val="both"/>
        <w:rPr>
          <w:sz w:val="20"/>
          <w:szCs w:val="20"/>
        </w:rPr>
      </w:pPr>
      <w:r w:rsidRPr="00486484">
        <w:rPr>
          <w:sz w:val="20"/>
          <w:szCs w:val="20"/>
        </w:rPr>
        <w:t>By analyzing the recorded timings, we gained insights into the efficiency and effectiveness of our approach. The results provided valuable information about the performance of our system, highlighting the trade-offs between database construction time and query processing time. This data will help us optimize and refine our methodology for future applications.</w:t>
      </w:r>
    </w:p>
    <w:p w14:paraId="36667A6B" w14:textId="4D3885F8" w:rsidR="00486484" w:rsidRDefault="00486484" w:rsidP="0077096E">
      <w:pPr>
        <w:autoSpaceDE w:val="0"/>
        <w:autoSpaceDN w:val="0"/>
        <w:adjustRightInd w:val="0"/>
        <w:spacing w:before="120" w:after="120"/>
        <w:jc w:val="both"/>
        <w:rPr>
          <w:sz w:val="20"/>
          <w:szCs w:val="20"/>
        </w:rPr>
      </w:pPr>
      <w:r w:rsidRPr="00486484">
        <w:rPr>
          <w:sz w:val="20"/>
          <w:szCs w:val="20"/>
        </w:rPr>
        <w:t>Our experiments demonstrate the significance of the COCO dataset as a valuable resource for evaluating and benchmarking computer vision algorithms. By leveraging this dataset, we were able to conduct rigorous experiments and obtain meaningful results, contributing to the advancement of research and development in the field of computer vision.</w:t>
      </w:r>
    </w:p>
    <w:p w14:paraId="577EB6D6" w14:textId="419368B1" w:rsidR="00F87062" w:rsidRPr="00F87062" w:rsidRDefault="00F87062" w:rsidP="0077096E">
      <w:pPr>
        <w:autoSpaceDE w:val="0"/>
        <w:autoSpaceDN w:val="0"/>
        <w:adjustRightInd w:val="0"/>
        <w:spacing w:before="120" w:after="120"/>
        <w:jc w:val="both"/>
        <w:rPr>
          <w:sz w:val="20"/>
          <w:szCs w:val="20"/>
        </w:rPr>
      </w:pPr>
      <w:r w:rsidRPr="00F87062">
        <w:rPr>
          <w:sz w:val="20"/>
          <w:szCs w:val="20"/>
        </w:rPr>
        <w:t>Our observations revealed an interesting relationship between dataset size, vocabulary tree parameters (K and L), and querying time. When using smaller values of K and L, which resulted in fewer leaf nodes in the vocabulary tree, we noticed that querying larger datasets took more time.</w:t>
      </w:r>
    </w:p>
    <w:p w14:paraId="3339272E" w14:textId="6E3EEEC5" w:rsidR="00F87062" w:rsidRPr="00F87062" w:rsidRDefault="00F87062" w:rsidP="0077096E">
      <w:pPr>
        <w:autoSpaceDE w:val="0"/>
        <w:autoSpaceDN w:val="0"/>
        <w:adjustRightInd w:val="0"/>
        <w:spacing w:before="120" w:after="120"/>
        <w:jc w:val="both"/>
        <w:rPr>
          <w:sz w:val="20"/>
          <w:szCs w:val="20"/>
        </w:rPr>
      </w:pPr>
      <w:r w:rsidRPr="00F87062">
        <w:rPr>
          <w:sz w:val="20"/>
          <w:szCs w:val="20"/>
        </w:rPr>
        <w:t xml:space="preserve">To further investigate this, we conducted additional experiments with K=6 and L=8, which increased the number of leaf nodes in the vocabulary tree. The results were </w:t>
      </w:r>
      <w:r w:rsidRPr="00F87062">
        <w:rPr>
          <w:sz w:val="20"/>
          <w:szCs w:val="20"/>
        </w:rPr>
        <w:t>striking</w:t>
      </w:r>
      <w:r w:rsidRPr="00F87062">
        <w:rPr>
          <w:sz w:val="20"/>
          <w:szCs w:val="20"/>
        </w:rPr>
        <w:t xml:space="preserve"> when the number of leaf nodes was higher, the querying time reduced significantly compared to the experiments with K=3 and L=5.</w:t>
      </w:r>
    </w:p>
    <w:p w14:paraId="32A0D7B8" w14:textId="3759DA32" w:rsidR="00F87062" w:rsidRPr="00F87062" w:rsidRDefault="00F87062" w:rsidP="0077096E">
      <w:pPr>
        <w:autoSpaceDE w:val="0"/>
        <w:autoSpaceDN w:val="0"/>
        <w:adjustRightInd w:val="0"/>
        <w:spacing w:before="120" w:after="120"/>
        <w:jc w:val="both"/>
        <w:rPr>
          <w:sz w:val="20"/>
          <w:szCs w:val="20"/>
        </w:rPr>
      </w:pPr>
      <w:r w:rsidRPr="00F87062">
        <w:rPr>
          <w:sz w:val="20"/>
          <w:szCs w:val="20"/>
        </w:rPr>
        <w:t>These findings highlight the importance of carefully selecting the vocabulary tree parameters to optimize query performance. By appropriately tuning K and L</w:t>
      </w:r>
      <w:r>
        <w:rPr>
          <w:rFonts w:ascii="AppleSystemUIFont" w:hAnsi="AppleSystemUIFont" w:cs="AppleSystemUIFont"/>
          <w:sz w:val="26"/>
          <w:szCs w:val="26"/>
          <w:lang w:val="en-GB" w:eastAsia="en-IN" w:bidi="hi-IN"/>
        </w:rPr>
        <w:t xml:space="preserve"> </w:t>
      </w:r>
      <w:r w:rsidRPr="00F87062">
        <w:rPr>
          <w:sz w:val="20"/>
          <w:szCs w:val="20"/>
        </w:rPr>
        <w:t>based on the dataset characteristics, we can achieve more efficient and faster image retrieval.</w:t>
      </w:r>
    </w:p>
    <w:p w14:paraId="5F8076AC" w14:textId="2B4F9FE4" w:rsidR="00F87062" w:rsidRDefault="00F87062" w:rsidP="0077096E">
      <w:pPr>
        <w:autoSpaceDE w:val="0"/>
        <w:autoSpaceDN w:val="0"/>
        <w:adjustRightInd w:val="0"/>
        <w:spacing w:before="120" w:after="120"/>
        <w:jc w:val="both"/>
        <w:rPr>
          <w:sz w:val="20"/>
          <w:szCs w:val="20"/>
        </w:rPr>
      </w:pPr>
      <w:r w:rsidRPr="00F87062">
        <w:rPr>
          <w:sz w:val="20"/>
          <w:szCs w:val="20"/>
        </w:rPr>
        <w:t>This observation underscores the significance of parameter selection and fine-tuning in achieving optimal performance in image retrieval systems based on the Vocabulary Tree approach. It also suggests potential avenues for further exploration and optimization to enhance the efficiency and effectiveness of such systems in real-world scenarios.</w:t>
      </w:r>
    </w:p>
    <w:p w14:paraId="6073B9A6" w14:textId="27CE599A" w:rsidR="00303965" w:rsidRPr="00303965" w:rsidRDefault="00303965" w:rsidP="0077096E">
      <w:pPr>
        <w:autoSpaceDE w:val="0"/>
        <w:autoSpaceDN w:val="0"/>
        <w:adjustRightInd w:val="0"/>
        <w:spacing w:before="120" w:after="120"/>
        <w:jc w:val="both"/>
        <w:rPr>
          <w:sz w:val="20"/>
          <w:szCs w:val="20"/>
        </w:rPr>
      </w:pPr>
      <w:r w:rsidRPr="00303965">
        <w:rPr>
          <w:sz w:val="20"/>
          <w:szCs w:val="20"/>
        </w:rPr>
        <w:t>During our experimentation, we made an interesting observation regarding the impact of the loss threshold on the performance of the ORB Feature Detector. Initially, when working with smaller image sets containing fewer than 1000 distinct images, setting the loss threshold to &lt;= 20 did not yield significantly improved results.</w:t>
      </w:r>
    </w:p>
    <w:p w14:paraId="52A60A1E" w14:textId="77777777" w:rsidR="00303965" w:rsidRPr="00303965" w:rsidRDefault="00303965" w:rsidP="0077096E">
      <w:pPr>
        <w:autoSpaceDE w:val="0"/>
        <w:autoSpaceDN w:val="0"/>
        <w:adjustRightInd w:val="0"/>
        <w:spacing w:before="120" w:after="120"/>
        <w:jc w:val="both"/>
        <w:rPr>
          <w:sz w:val="20"/>
          <w:szCs w:val="20"/>
        </w:rPr>
      </w:pPr>
      <w:r w:rsidRPr="00303965">
        <w:rPr>
          <w:sz w:val="20"/>
          <w:szCs w:val="20"/>
        </w:rPr>
        <w:t xml:space="preserve">However, we decided to explore the effects of adjusting the loss threshold further. By increasing the threshold value to &lt;= 50, we discovered a notable improvement in the performance of the ORB Feature Detector for these smaller </w:t>
      </w:r>
      <w:r w:rsidRPr="00303965">
        <w:rPr>
          <w:sz w:val="20"/>
          <w:szCs w:val="20"/>
        </w:rPr>
        <w:t>image sets. This adjustment allowed us to achieve more accurate and satisfactory results.</w:t>
      </w:r>
    </w:p>
    <w:p w14:paraId="46DF018E" w14:textId="77777777" w:rsidR="00303965" w:rsidRPr="00303965" w:rsidRDefault="00303965" w:rsidP="0077096E">
      <w:pPr>
        <w:autoSpaceDE w:val="0"/>
        <w:autoSpaceDN w:val="0"/>
        <w:adjustRightInd w:val="0"/>
        <w:spacing w:before="120" w:after="120"/>
        <w:jc w:val="both"/>
        <w:rPr>
          <w:sz w:val="20"/>
          <w:szCs w:val="20"/>
        </w:rPr>
      </w:pPr>
      <w:r w:rsidRPr="00303965">
        <w:rPr>
          <w:sz w:val="20"/>
          <w:szCs w:val="20"/>
        </w:rPr>
        <w:t>These findings suggest that the choice of the loss threshold plays a crucial role in optimizing the performance of the ORB Feature Detector, especially when working with smaller image sets. By carefully tuning this parameter, we can enhance the detection accuracy and ultimately obtain better outcomes.</w:t>
      </w:r>
    </w:p>
    <w:p w14:paraId="744B8A8F" w14:textId="77777777" w:rsidR="00303965" w:rsidRPr="00303965" w:rsidRDefault="00303965" w:rsidP="0077096E">
      <w:pPr>
        <w:autoSpaceDE w:val="0"/>
        <w:autoSpaceDN w:val="0"/>
        <w:adjustRightInd w:val="0"/>
        <w:spacing w:before="120" w:after="120"/>
        <w:jc w:val="both"/>
        <w:rPr>
          <w:sz w:val="20"/>
          <w:szCs w:val="20"/>
        </w:rPr>
      </w:pPr>
      <w:r w:rsidRPr="00303965">
        <w:rPr>
          <w:sz w:val="20"/>
          <w:szCs w:val="20"/>
        </w:rPr>
        <w:t>It is worth noting that the optimal value of the loss threshold may vary depending on the specific characteristics of the image dataset and the desired level of accuracy. Further investigation and experimentation can help refine our understanding and identify the most suitable threshold for different scenarios.</w:t>
      </w:r>
    </w:p>
    <w:p w14:paraId="25BE4959" w14:textId="18D6F7A7" w:rsidR="5911F0EA" w:rsidRDefault="5911F0EA"/>
    <w:p w14:paraId="7256C7F7" w14:textId="122EB458" w:rsidR="007C75BE" w:rsidRDefault="007C75BE">
      <w:r>
        <w:rPr>
          <w:noProof/>
        </w:rPr>
        <w:drawing>
          <wp:inline distT="0" distB="0" distL="0" distR="0" wp14:anchorId="0CD8D4D1" wp14:editId="59AF879C">
            <wp:extent cx="3060700" cy="2409825"/>
            <wp:effectExtent l="0" t="0" r="12700" b="15875"/>
            <wp:docPr id="1187134662" name="Chart 9">
              <a:extLst xmlns:a="http://schemas.openxmlformats.org/drawingml/2006/main">
                <a:ext uri="{FF2B5EF4-FFF2-40B4-BE49-F238E27FC236}">
                  <a16:creationId xmlns:a16="http://schemas.microsoft.com/office/drawing/2014/main" id="{14FF110E-5AED-4824-901B-60A9F2B196EB}"/>
                </a:ext>
                <a:ext uri="{147F2762-F138-4A5C-976F-8EAC2B608ADB}">
                  <a16:predDERef xmlns:a16="http://schemas.microsoft.com/office/drawing/2014/main" pred="{2D0B1CA2-B22E-A87C-7CE7-4C1256F3B7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3AC9B3" w14:textId="6FF7720A" w:rsidR="757311D6" w:rsidRDefault="74B65335" w:rsidP="155DF8E9">
      <w:pPr>
        <w:pStyle w:val="Caption"/>
        <w:spacing w:before="120"/>
        <w:rPr>
          <w:rFonts w:ascii="Helvetica" w:hAnsi="Helvetica"/>
          <w:i w:val="0"/>
          <w:iCs w:val="0"/>
          <w:color w:val="auto"/>
          <w:sz w:val="14"/>
          <w:szCs w:val="14"/>
        </w:rPr>
      </w:pPr>
      <w:r w:rsidRPr="155DF8E9">
        <w:rPr>
          <w:rFonts w:ascii="Helvetica" w:hAnsi="Helvetica"/>
          <w:b/>
          <w:bCs/>
          <w:i w:val="0"/>
          <w:iCs w:val="0"/>
          <w:sz w:val="14"/>
          <w:szCs w:val="14"/>
        </w:rPr>
        <w:t>Figure</w:t>
      </w:r>
      <w:r w:rsidR="00271B2D">
        <w:rPr>
          <w:rFonts w:ascii="Helvetica" w:hAnsi="Helvetica"/>
          <w:b/>
          <w:bCs/>
          <w:i w:val="0"/>
          <w:iCs w:val="0"/>
          <w:sz w:val="14"/>
          <w:szCs w:val="14"/>
        </w:rPr>
        <w:t xml:space="preserve"> 6</w:t>
      </w:r>
      <w:r w:rsidRPr="155DF8E9">
        <w:rPr>
          <w:rFonts w:ascii="Helvetica" w:hAnsi="Helvetica"/>
          <w:b/>
          <w:bCs/>
          <w:i w:val="0"/>
          <w:iCs w:val="0"/>
          <w:sz w:val="14"/>
          <w:szCs w:val="14"/>
        </w:rPr>
        <w:t xml:space="preserve">. </w:t>
      </w:r>
      <w:r w:rsidRPr="155DF8E9">
        <w:rPr>
          <w:rFonts w:ascii="Helvetica" w:hAnsi="Helvetica"/>
          <w:b/>
          <w:bCs/>
          <w:i w:val="0"/>
          <w:iCs w:val="0"/>
          <w:color w:val="auto"/>
          <w:sz w:val="14"/>
          <w:szCs w:val="14"/>
        </w:rPr>
        <w:t xml:space="preserve">ORB Detector </w:t>
      </w:r>
      <w:r w:rsidRPr="04124366">
        <w:rPr>
          <w:rFonts w:ascii="Helvetica" w:hAnsi="Helvetica"/>
          <w:b/>
          <w:bCs/>
          <w:i w:val="0"/>
          <w:iCs w:val="0"/>
          <w:color w:val="auto"/>
          <w:sz w:val="14"/>
          <w:szCs w:val="14"/>
        </w:rPr>
        <w:t>2</w:t>
      </w:r>
      <w:r w:rsidRPr="155DF8E9">
        <w:rPr>
          <w:rFonts w:ascii="Helvetica" w:hAnsi="Helvetica"/>
          <w:b/>
          <w:bCs/>
          <w:i w:val="0"/>
          <w:iCs w:val="0"/>
          <w:color w:val="auto"/>
          <w:sz w:val="14"/>
          <w:szCs w:val="14"/>
        </w:rPr>
        <w:t xml:space="preserve">: </w:t>
      </w:r>
      <w:r w:rsidRPr="155DF8E9">
        <w:rPr>
          <w:rFonts w:ascii="Helvetica" w:hAnsi="Helvetica"/>
          <w:i w:val="0"/>
          <w:iCs w:val="0"/>
          <w:color w:val="auto"/>
          <w:sz w:val="14"/>
          <w:szCs w:val="14"/>
        </w:rPr>
        <w:t>Calculated time using ORB for K=</w:t>
      </w:r>
      <w:r w:rsidRPr="01837A5B">
        <w:rPr>
          <w:rFonts w:ascii="Helvetica" w:hAnsi="Helvetica"/>
          <w:i w:val="0"/>
          <w:iCs w:val="0"/>
          <w:color w:val="auto"/>
          <w:sz w:val="14"/>
          <w:szCs w:val="14"/>
        </w:rPr>
        <w:t>5</w:t>
      </w:r>
      <w:r w:rsidRPr="155DF8E9">
        <w:rPr>
          <w:rFonts w:ascii="Helvetica" w:hAnsi="Helvetica"/>
          <w:i w:val="0"/>
          <w:iCs w:val="0"/>
          <w:color w:val="auto"/>
          <w:sz w:val="14"/>
          <w:szCs w:val="14"/>
        </w:rPr>
        <w:t xml:space="preserve"> and L=</w:t>
      </w:r>
      <w:r w:rsidRPr="01837A5B">
        <w:rPr>
          <w:rFonts w:ascii="Helvetica" w:hAnsi="Helvetica"/>
          <w:i w:val="0"/>
          <w:iCs w:val="0"/>
          <w:color w:val="auto"/>
          <w:sz w:val="14"/>
          <w:szCs w:val="14"/>
        </w:rPr>
        <w:t>4</w:t>
      </w:r>
    </w:p>
    <w:p w14:paraId="2A130B4E" w14:textId="77777777" w:rsidR="00506AD6" w:rsidRDefault="00FF162E" w:rsidP="0029614E">
      <w:pPr>
        <w:jc w:val="both"/>
        <w:rPr>
          <w:sz w:val="20"/>
          <w:szCs w:val="20"/>
        </w:rPr>
      </w:pPr>
      <w:r w:rsidRPr="00FF162E">
        <w:rPr>
          <w:sz w:val="20"/>
          <w:szCs w:val="20"/>
        </w:rPr>
        <w:t>In our experimentation, we explored different configurations of the Vocabulary Tree, specifically K (branching factor) and L (levels). One configuration we tested was K=5 and L=4. We observed that this configuration resulted in a lower overall run time compared to the previous configuration of K=3 and L=5. The improved performance can be attributed to the increased number of leaf nodes in the Vocabulary Tree. In the K=5, L=4 configuration, the number of leaf nodes (K</w:t>
      </w:r>
      <w:r w:rsidRPr="00FF162E">
        <w:rPr>
          <w:sz w:val="20"/>
          <w:szCs w:val="20"/>
          <w:vertAlign w:val="superscript"/>
        </w:rPr>
        <w:t>L</w:t>
      </w:r>
      <w:r w:rsidRPr="00FF162E">
        <w:rPr>
          <w:sz w:val="20"/>
          <w:szCs w:val="20"/>
        </w:rPr>
        <w:t>) was 625, whereas it was 243 in the K=3, L=5 configuration. We also tested a higher configuration of K=6 and L=8, which resulted in a significant increase in the number of leaf nodes (K</w:t>
      </w:r>
      <w:r w:rsidRPr="00FF162E">
        <w:rPr>
          <w:sz w:val="20"/>
          <w:szCs w:val="20"/>
          <w:vertAlign w:val="superscript"/>
        </w:rPr>
        <w:t>L</w:t>
      </w:r>
      <w:r w:rsidRPr="00FF162E">
        <w:rPr>
          <w:sz w:val="20"/>
          <w:szCs w:val="20"/>
        </w:rPr>
        <w:t xml:space="preserve"> = 1679616).</w:t>
      </w:r>
      <w:r w:rsidR="00195BAC">
        <w:rPr>
          <w:sz w:val="20"/>
          <w:szCs w:val="20"/>
        </w:rPr>
        <w:t xml:space="preserve"> </w:t>
      </w:r>
    </w:p>
    <w:p w14:paraId="48C8F9BC" w14:textId="37B91579" w:rsidR="00AC4274" w:rsidRPr="00054855" w:rsidRDefault="00054855" w:rsidP="00054855">
      <w:pPr>
        <w:jc w:val="both"/>
        <w:rPr>
          <w:sz w:val="20"/>
          <w:szCs w:val="20"/>
        </w:rPr>
      </w:pPr>
      <w:r w:rsidRPr="00054855">
        <w:rPr>
          <w:sz w:val="20"/>
          <w:szCs w:val="20"/>
        </w:rPr>
        <w:t xml:space="preserve">During our experiments, we utilized the ORB feature detector as our primary choice due to its faster processing speed, enabling us to handle larger image sets efficiently. However, we also explored other feature detectors such as BRISK and AKAZE, particularly on the coco1k and coco5k datasets. While BRISK and AKAZE required more computational time compared to ORB, they yielded superior results in terms of feature detection and matching. Thus, we found that BRISK and AKAZE were suitable alternatives </w:t>
      </w:r>
      <w:r w:rsidRPr="00054855">
        <w:rPr>
          <w:sz w:val="20"/>
          <w:szCs w:val="20"/>
        </w:rPr>
        <w:lastRenderedPageBreak/>
        <w:t>when dealing with smaller image sets that demanded more accurate feature extraction.</w:t>
      </w:r>
    </w:p>
    <w:p w14:paraId="5E77A8A0" w14:textId="36553019" w:rsidR="00AC4274" w:rsidRPr="00AC4274" w:rsidRDefault="00AC4274" w:rsidP="75EFA92C">
      <w:pPr>
        <w:rPr>
          <w:rFonts w:ascii="Times" w:hAnsi="Times"/>
          <w:sz w:val="20"/>
          <w:szCs w:val="20"/>
        </w:rPr>
      </w:pPr>
    </w:p>
    <w:p w14:paraId="3029C283" w14:textId="4878E95A" w:rsidR="323D8F79" w:rsidRPr="00AC4274" w:rsidRDefault="00D2288A" w:rsidP="323D8F79">
      <w:pPr>
        <w:rPr>
          <w:rFonts w:ascii="Times" w:hAnsi="Times"/>
          <w:sz w:val="20"/>
          <w:szCs w:val="20"/>
        </w:rPr>
      </w:pPr>
      <w:r>
        <w:rPr>
          <w:noProof/>
        </w:rPr>
        <w:drawing>
          <wp:inline distT="0" distB="0" distL="0" distR="0" wp14:anchorId="1D199EF3" wp14:editId="321722EC">
            <wp:extent cx="3060700" cy="2066925"/>
            <wp:effectExtent l="0" t="0" r="12700" b="15875"/>
            <wp:docPr id="1764701831" name="Chart 11">
              <a:extLst xmlns:a="http://schemas.openxmlformats.org/drawingml/2006/main">
                <a:ext uri="{FF2B5EF4-FFF2-40B4-BE49-F238E27FC236}">
                  <a16:creationId xmlns:a16="http://schemas.microsoft.com/office/drawing/2014/main" id="{605AD784-C16D-1B97-6A35-9FE5DCA29860}"/>
                </a:ext>
                <a:ext uri="{147F2762-F138-4A5C-976F-8EAC2B608ADB}">
                  <a16:predDERef xmlns:a16="http://schemas.microsoft.com/office/drawing/2014/main" pred="{14FF110E-5AED-4824-901B-60A9F2B19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6644B8B" w14:textId="1AA3EBD5" w:rsidR="00AC4274" w:rsidRDefault="00AC4274" w:rsidP="00AC4274">
      <w:pPr>
        <w:pStyle w:val="Caption"/>
        <w:spacing w:before="120"/>
        <w:rPr>
          <w:rFonts w:ascii="Helvetica" w:hAnsi="Helvetica"/>
          <w:i w:val="0"/>
          <w:iCs w:val="0"/>
          <w:color w:val="auto"/>
          <w:sz w:val="14"/>
          <w:szCs w:val="14"/>
        </w:rPr>
      </w:pPr>
      <w:r>
        <w:rPr>
          <w:rFonts w:ascii="Helvetica" w:hAnsi="Helvetica"/>
          <w:b/>
          <w:bCs/>
          <w:i w:val="0"/>
          <w:iCs w:val="0"/>
          <w:sz w:val="14"/>
          <w:szCs w:val="14"/>
        </w:rPr>
        <w:t>Figure</w:t>
      </w:r>
      <w:r w:rsidR="00DE3BC0">
        <w:rPr>
          <w:rFonts w:ascii="Helvetica" w:hAnsi="Helvetica"/>
          <w:b/>
          <w:bCs/>
          <w:i w:val="0"/>
          <w:iCs w:val="0"/>
          <w:sz w:val="14"/>
          <w:szCs w:val="14"/>
        </w:rPr>
        <w:t xml:space="preserve"> 7</w:t>
      </w:r>
      <w:r>
        <w:rPr>
          <w:rFonts w:ascii="Helvetica" w:hAnsi="Helvetica"/>
          <w:b/>
          <w:bCs/>
          <w:i w:val="0"/>
          <w:iCs w:val="0"/>
          <w:sz w:val="14"/>
          <w:szCs w:val="14"/>
        </w:rPr>
        <w:t xml:space="preserve">. </w:t>
      </w:r>
      <w:r>
        <w:rPr>
          <w:rFonts w:ascii="Helvetica" w:hAnsi="Helvetica"/>
          <w:b/>
          <w:bCs/>
          <w:i w:val="0"/>
          <w:iCs w:val="0"/>
          <w:color w:val="auto"/>
          <w:sz w:val="14"/>
          <w:szCs w:val="14"/>
        </w:rPr>
        <w:t>ORB Detector</w:t>
      </w:r>
      <w:r w:rsidRPr="00A45014">
        <w:rPr>
          <w:rFonts w:ascii="Helvetica" w:hAnsi="Helvetica"/>
          <w:b/>
          <w:bCs/>
          <w:i w:val="0"/>
          <w:iCs w:val="0"/>
          <w:color w:val="auto"/>
          <w:sz w:val="14"/>
          <w:szCs w:val="14"/>
        </w:rPr>
        <w:t xml:space="preserve">: </w:t>
      </w:r>
      <w:r>
        <w:rPr>
          <w:rFonts w:ascii="Helvetica" w:hAnsi="Helvetica"/>
          <w:i w:val="0"/>
          <w:iCs w:val="0"/>
          <w:color w:val="auto"/>
          <w:sz w:val="14"/>
          <w:szCs w:val="14"/>
        </w:rPr>
        <w:t xml:space="preserve">Calculated times for different </w:t>
      </w:r>
      <w:r w:rsidR="5D8CF085" w:rsidRPr="63ECAED4">
        <w:rPr>
          <w:rFonts w:ascii="Helvetica" w:hAnsi="Helvetica"/>
          <w:i w:val="0"/>
          <w:iCs w:val="0"/>
          <w:color w:val="auto"/>
          <w:sz w:val="14"/>
          <w:szCs w:val="14"/>
        </w:rPr>
        <w:t>videos</w:t>
      </w:r>
    </w:p>
    <w:p w14:paraId="6D5F6544" w14:textId="1501944A" w:rsidR="323D8F79" w:rsidRDefault="00B659E6" w:rsidP="00B659E6">
      <w:pPr>
        <w:jc w:val="both"/>
        <w:rPr>
          <w:rFonts w:ascii="Times" w:hAnsi="Times"/>
          <w:sz w:val="20"/>
          <w:szCs w:val="20"/>
        </w:rPr>
      </w:pPr>
      <w:r>
        <w:rPr>
          <w:rFonts w:ascii="Times" w:hAnsi="Times"/>
          <w:sz w:val="20"/>
          <w:szCs w:val="20"/>
        </w:rPr>
        <w:t>During our experiments</w:t>
      </w:r>
      <w:r w:rsidR="5D8CF085" w:rsidRPr="4EF6CCA6">
        <w:rPr>
          <w:rFonts w:ascii="Times" w:hAnsi="Times"/>
          <w:sz w:val="20"/>
          <w:szCs w:val="20"/>
        </w:rPr>
        <w:t xml:space="preserve">, we applied the method of constructing a vocabulary tree to video data as well. The vocabulary tree enables us to efficiently index and compare the local features extracted from each video frame and to measure the similarity between a query image and a video frame based on their common visual words. To evaluate the performance of our recognition scheme, we conducted an experiment using two sample videos with different characteristics. The first video </w:t>
      </w:r>
      <w:r w:rsidR="4BEE8C64" w:rsidRPr="21C626CA">
        <w:rPr>
          <w:rFonts w:ascii="Times" w:hAnsi="Times"/>
          <w:sz w:val="20"/>
          <w:szCs w:val="20"/>
        </w:rPr>
        <w:t xml:space="preserve">was </w:t>
      </w:r>
      <w:r w:rsidR="4BEE8C64" w:rsidRPr="55270B88">
        <w:rPr>
          <w:rFonts w:ascii="Times" w:hAnsi="Times"/>
          <w:sz w:val="20"/>
          <w:szCs w:val="20"/>
        </w:rPr>
        <w:t xml:space="preserve">a </w:t>
      </w:r>
      <w:r w:rsidR="4BEE8C64" w:rsidRPr="55B7E9D2">
        <w:rPr>
          <w:rFonts w:ascii="Times" w:hAnsi="Times"/>
          <w:sz w:val="20"/>
          <w:szCs w:val="20"/>
        </w:rPr>
        <w:t xml:space="preserve">London </w:t>
      </w:r>
      <w:r w:rsidR="4BEE8C64" w:rsidRPr="362DBB5F">
        <w:rPr>
          <w:rFonts w:ascii="Times" w:hAnsi="Times"/>
          <w:sz w:val="20"/>
          <w:szCs w:val="20"/>
        </w:rPr>
        <w:t xml:space="preserve">landscape </w:t>
      </w:r>
      <w:r w:rsidR="76D6CE02" w:rsidRPr="54D92AF4">
        <w:rPr>
          <w:rFonts w:ascii="Times" w:hAnsi="Times"/>
          <w:sz w:val="20"/>
          <w:szCs w:val="20"/>
        </w:rPr>
        <w:t>video</w:t>
      </w:r>
      <w:r w:rsidR="4BEE8C64" w:rsidRPr="271BFDE7">
        <w:rPr>
          <w:rFonts w:ascii="Times" w:hAnsi="Times"/>
          <w:sz w:val="20"/>
          <w:szCs w:val="20"/>
        </w:rPr>
        <w:t xml:space="preserve"> </w:t>
      </w:r>
      <w:r w:rsidR="5D8CF085" w:rsidRPr="4EF6CCA6">
        <w:rPr>
          <w:rFonts w:ascii="Times" w:hAnsi="Times"/>
          <w:sz w:val="20"/>
          <w:szCs w:val="20"/>
        </w:rPr>
        <w:t xml:space="preserve">that consisted of 195 </w:t>
      </w:r>
      <w:r w:rsidR="4BEE8C64" w:rsidRPr="312D4CBA">
        <w:rPr>
          <w:rFonts w:ascii="Times" w:hAnsi="Times"/>
          <w:sz w:val="20"/>
          <w:szCs w:val="20"/>
        </w:rPr>
        <w:t>frames</w:t>
      </w:r>
      <w:r w:rsidR="5D8CF085" w:rsidRPr="4EF6CCA6">
        <w:rPr>
          <w:rFonts w:ascii="Times" w:hAnsi="Times"/>
          <w:sz w:val="20"/>
          <w:szCs w:val="20"/>
        </w:rPr>
        <w:t>,</w:t>
      </w:r>
      <w:r w:rsidR="4BEE8C64" w:rsidRPr="58200E4F">
        <w:rPr>
          <w:rFonts w:ascii="Times" w:hAnsi="Times"/>
          <w:sz w:val="20"/>
          <w:szCs w:val="20"/>
        </w:rPr>
        <w:t xml:space="preserve"> and the </w:t>
      </w:r>
      <w:r w:rsidR="5D8CF085" w:rsidRPr="4EF6CCA6">
        <w:rPr>
          <w:rFonts w:ascii="Times" w:hAnsi="Times"/>
          <w:sz w:val="20"/>
          <w:szCs w:val="20"/>
        </w:rPr>
        <w:t>second video</w:t>
      </w:r>
      <w:r w:rsidR="4BEE8C64" w:rsidRPr="78870267">
        <w:rPr>
          <w:rFonts w:ascii="Times" w:hAnsi="Times"/>
          <w:sz w:val="20"/>
          <w:szCs w:val="20"/>
        </w:rPr>
        <w:t xml:space="preserve"> was </w:t>
      </w:r>
      <w:r w:rsidR="5D8CF085" w:rsidRPr="4EF6CCA6">
        <w:rPr>
          <w:rFonts w:ascii="Times" w:hAnsi="Times"/>
          <w:sz w:val="20"/>
          <w:szCs w:val="20"/>
        </w:rPr>
        <w:t xml:space="preserve">a </w:t>
      </w:r>
      <w:r w:rsidR="4BEE8C64" w:rsidRPr="39753632">
        <w:rPr>
          <w:rFonts w:ascii="Times" w:hAnsi="Times"/>
          <w:sz w:val="20"/>
          <w:szCs w:val="20"/>
        </w:rPr>
        <w:t xml:space="preserve">Cessna video </w:t>
      </w:r>
      <w:r w:rsidR="5D8CF085" w:rsidRPr="4EF6CCA6">
        <w:rPr>
          <w:rFonts w:ascii="Times" w:hAnsi="Times"/>
          <w:sz w:val="20"/>
          <w:szCs w:val="20"/>
        </w:rPr>
        <w:t>that contained</w:t>
      </w:r>
      <w:r w:rsidR="4BEE8C64" w:rsidRPr="39753632">
        <w:rPr>
          <w:rFonts w:ascii="Times" w:hAnsi="Times"/>
          <w:sz w:val="20"/>
          <w:szCs w:val="20"/>
        </w:rPr>
        <w:t xml:space="preserve"> 290 frames. </w:t>
      </w:r>
      <w:r w:rsidR="5D8CF085" w:rsidRPr="4EF6CCA6">
        <w:rPr>
          <w:rFonts w:ascii="Times" w:hAnsi="Times"/>
          <w:sz w:val="20"/>
          <w:szCs w:val="20"/>
        </w:rPr>
        <w:t xml:space="preserve">We measured the </w:t>
      </w:r>
      <w:r w:rsidR="4BEE8C64" w:rsidRPr="2D7A366A">
        <w:rPr>
          <w:rFonts w:ascii="Times" w:hAnsi="Times"/>
          <w:sz w:val="20"/>
          <w:szCs w:val="20"/>
        </w:rPr>
        <w:t xml:space="preserve">time </w:t>
      </w:r>
      <w:r w:rsidR="5D8CF085" w:rsidRPr="4EF6CCA6">
        <w:rPr>
          <w:rFonts w:ascii="Times" w:hAnsi="Times"/>
          <w:sz w:val="20"/>
          <w:szCs w:val="20"/>
        </w:rPr>
        <w:t>required</w:t>
      </w:r>
      <w:r w:rsidR="4BEE8C64" w:rsidRPr="2D7A366A">
        <w:rPr>
          <w:rFonts w:ascii="Times" w:hAnsi="Times"/>
          <w:sz w:val="20"/>
          <w:szCs w:val="20"/>
        </w:rPr>
        <w:t xml:space="preserve"> to build the vocabulary t</w:t>
      </w:r>
      <w:r w:rsidR="04378FEE" w:rsidRPr="2D7A366A">
        <w:rPr>
          <w:rFonts w:ascii="Times" w:hAnsi="Times"/>
          <w:sz w:val="20"/>
          <w:szCs w:val="20"/>
        </w:rPr>
        <w:t xml:space="preserve">ree and </w:t>
      </w:r>
      <w:r w:rsidR="5D8CF085" w:rsidRPr="4EF6CCA6">
        <w:rPr>
          <w:rFonts w:ascii="Times" w:hAnsi="Times"/>
          <w:sz w:val="20"/>
          <w:szCs w:val="20"/>
        </w:rPr>
        <w:t>store</w:t>
      </w:r>
      <w:r w:rsidR="04378FEE" w:rsidRPr="2D7A366A">
        <w:rPr>
          <w:rFonts w:ascii="Times" w:hAnsi="Times"/>
          <w:sz w:val="20"/>
          <w:szCs w:val="20"/>
        </w:rPr>
        <w:t xml:space="preserve"> the database </w:t>
      </w:r>
      <w:r w:rsidR="5D8CF085" w:rsidRPr="4EF6CCA6">
        <w:rPr>
          <w:rFonts w:ascii="Times" w:hAnsi="Times"/>
          <w:sz w:val="20"/>
          <w:szCs w:val="20"/>
        </w:rPr>
        <w:t xml:space="preserve">for each video, as well as </w:t>
      </w:r>
      <w:r w:rsidR="660FE4E8" w:rsidRPr="7B2DC4DF">
        <w:rPr>
          <w:rFonts w:ascii="Times" w:hAnsi="Times"/>
          <w:sz w:val="20"/>
          <w:szCs w:val="20"/>
        </w:rPr>
        <w:t xml:space="preserve">the time </w:t>
      </w:r>
      <w:r w:rsidR="5D8CF085" w:rsidRPr="4EF6CCA6">
        <w:rPr>
          <w:rFonts w:ascii="Times" w:hAnsi="Times"/>
          <w:sz w:val="20"/>
          <w:szCs w:val="20"/>
        </w:rPr>
        <w:t>required</w:t>
      </w:r>
      <w:r w:rsidR="660FE4E8" w:rsidRPr="7B2DC4DF">
        <w:rPr>
          <w:rFonts w:ascii="Times" w:hAnsi="Times"/>
          <w:sz w:val="20"/>
          <w:szCs w:val="20"/>
        </w:rPr>
        <w:t xml:space="preserve"> to perform </w:t>
      </w:r>
      <w:r w:rsidR="5D8CF085" w:rsidRPr="4EF6CCA6">
        <w:rPr>
          <w:rFonts w:ascii="Times" w:hAnsi="Times"/>
          <w:sz w:val="20"/>
          <w:szCs w:val="20"/>
        </w:rPr>
        <w:t xml:space="preserve">the query matching for a given image. We found that the </w:t>
      </w:r>
      <w:r w:rsidR="660FE4E8" w:rsidRPr="7B2DC4DF">
        <w:rPr>
          <w:rFonts w:ascii="Times" w:hAnsi="Times"/>
          <w:sz w:val="20"/>
          <w:szCs w:val="20"/>
        </w:rPr>
        <w:t>query matching</w:t>
      </w:r>
      <w:r w:rsidR="660FE4E8" w:rsidRPr="7C6DD3D4">
        <w:rPr>
          <w:rFonts w:ascii="Times" w:hAnsi="Times"/>
          <w:sz w:val="20"/>
          <w:szCs w:val="20"/>
        </w:rPr>
        <w:t xml:space="preserve"> time </w:t>
      </w:r>
      <w:r w:rsidR="5D8CF085" w:rsidRPr="4EF6CCA6">
        <w:rPr>
          <w:rFonts w:ascii="Times" w:hAnsi="Times"/>
          <w:sz w:val="20"/>
          <w:szCs w:val="20"/>
        </w:rPr>
        <w:t>was relatively consistent regardless</w:t>
      </w:r>
      <w:r w:rsidR="660FE4E8" w:rsidRPr="7C6DD3D4">
        <w:rPr>
          <w:rFonts w:ascii="Times" w:hAnsi="Times"/>
          <w:sz w:val="20"/>
          <w:szCs w:val="20"/>
        </w:rPr>
        <w:t xml:space="preserve"> of the number of frames in the video, </w:t>
      </w:r>
      <w:r w:rsidR="5D8CF085" w:rsidRPr="4EF6CCA6">
        <w:rPr>
          <w:rFonts w:ascii="Times" w:hAnsi="Times"/>
          <w:sz w:val="20"/>
          <w:szCs w:val="20"/>
        </w:rPr>
        <w:t>whereas</w:t>
      </w:r>
      <w:r w:rsidR="660FE4E8" w:rsidRPr="7C6DD3D4">
        <w:rPr>
          <w:rFonts w:ascii="Times" w:hAnsi="Times"/>
          <w:sz w:val="20"/>
          <w:szCs w:val="20"/>
        </w:rPr>
        <w:t xml:space="preserve"> the database </w:t>
      </w:r>
      <w:r w:rsidR="5D8CF085" w:rsidRPr="4EF6CCA6">
        <w:rPr>
          <w:rFonts w:ascii="Times" w:hAnsi="Times"/>
          <w:sz w:val="20"/>
          <w:szCs w:val="20"/>
        </w:rPr>
        <w:t xml:space="preserve">construction time </w:t>
      </w:r>
      <w:r w:rsidR="660FE4E8" w:rsidRPr="7C6DD3D4">
        <w:rPr>
          <w:rFonts w:ascii="Times" w:hAnsi="Times"/>
          <w:sz w:val="20"/>
          <w:szCs w:val="20"/>
        </w:rPr>
        <w:t xml:space="preserve">was longer for the </w:t>
      </w:r>
      <w:r w:rsidR="7FDBF335" w:rsidRPr="7C6DD3D4">
        <w:rPr>
          <w:rFonts w:ascii="Times" w:hAnsi="Times"/>
          <w:sz w:val="20"/>
          <w:szCs w:val="20"/>
        </w:rPr>
        <w:t xml:space="preserve">video with more frames </w:t>
      </w:r>
      <w:r w:rsidR="5D8CF085" w:rsidRPr="4EF6CCA6">
        <w:rPr>
          <w:rFonts w:ascii="Times" w:hAnsi="Times"/>
          <w:sz w:val="20"/>
          <w:szCs w:val="20"/>
        </w:rPr>
        <w:t>than for the video with fewer</w:t>
      </w:r>
      <w:r w:rsidR="7FDBF335" w:rsidRPr="7C6DD3D4">
        <w:rPr>
          <w:rFonts w:ascii="Times" w:hAnsi="Times"/>
          <w:sz w:val="20"/>
          <w:szCs w:val="20"/>
        </w:rPr>
        <w:t xml:space="preserve"> frames.</w:t>
      </w:r>
    </w:p>
    <w:p w14:paraId="5AB4FA75" w14:textId="3155929B" w:rsidR="00B659E6" w:rsidRPr="00C40A76" w:rsidRDefault="00B659E6" w:rsidP="00B659E6">
      <w:pPr>
        <w:jc w:val="both"/>
        <w:rPr>
          <w:rFonts w:ascii="Times" w:hAnsi="Times"/>
          <w:sz w:val="20"/>
          <w:szCs w:val="20"/>
        </w:rPr>
      </w:pPr>
    </w:p>
    <w:p w14:paraId="1027462A" w14:textId="57736662" w:rsidR="323D8F79" w:rsidRDefault="000778BA" w:rsidP="323D8F79">
      <w:r w:rsidRPr="00DE2924">
        <w:rPr>
          <w:sz w:val="20"/>
          <w:szCs w:val="20"/>
        </w:rPr>
        <w:drawing>
          <wp:anchor distT="91440" distB="91440" distL="114300" distR="114300" simplePos="0" relativeHeight="251658252" behindDoc="0" locked="0" layoutInCell="1" allowOverlap="1" wp14:anchorId="3B8D9190" wp14:editId="43761428">
            <wp:simplePos x="0" y="0"/>
            <wp:positionH relativeFrom="column">
              <wp:posOffset>3288350</wp:posOffset>
            </wp:positionH>
            <wp:positionV relativeFrom="paragraph">
              <wp:posOffset>832400</wp:posOffset>
            </wp:positionV>
            <wp:extent cx="3114675" cy="1165860"/>
            <wp:effectExtent l="0" t="0" r="0" b="2540"/>
            <wp:wrapTopAndBottom/>
            <wp:docPr id="938082479" name="Picture 9380824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479" name="Picture 938082479" descr="A screenshot of a computer&#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32613" r="10252"/>
                    <a:stretch/>
                  </pic:blipFill>
                  <pic:spPr bwMode="auto">
                    <a:xfrm>
                      <a:off x="0" y="0"/>
                      <a:ext cx="3114675" cy="116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6B35">
        <w:rPr>
          <w:noProof/>
        </w:rPr>
        <w:drawing>
          <wp:inline distT="0" distB="0" distL="0" distR="0" wp14:anchorId="2CBBF615" wp14:editId="262A51EF">
            <wp:extent cx="3060700" cy="2338387"/>
            <wp:effectExtent l="0" t="0" r="12700" b="11430"/>
            <wp:docPr id="1825282732" name="Chart 13">
              <a:extLst xmlns:a="http://schemas.openxmlformats.org/drawingml/2006/main">
                <a:ext uri="{FF2B5EF4-FFF2-40B4-BE49-F238E27FC236}">
                  <a16:creationId xmlns:a16="http://schemas.microsoft.com/office/drawing/2014/main" id="{326AAFA7-BAF4-2941-7124-160E220D589B}"/>
                </a:ext>
                <a:ext uri="{147F2762-F138-4A5C-976F-8EAC2B608ADB}">
                  <a16:predDERef xmlns:a16="http://schemas.microsoft.com/office/drawing/2014/main" pred="{DD47D5E5-D688-3EB0-64F9-5F303B815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88CBEF0" w14:textId="563CC1E2" w:rsidR="00DE2924" w:rsidRDefault="00DE2924" w:rsidP="00DE2924">
      <w:pPr>
        <w:pStyle w:val="Caption"/>
        <w:spacing w:before="120"/>
        <w:rPr>
          <w:rFonts w:ascii="Helvetica" w:hAnsi="Helvetica"/>
          <w:i w:val="0"/>
          <w:iCs w:val="0"/>
          <w:color w:val="auto"/>
          <w:sz w:val="14"/>
          <w:szCs w:val="14"/>
        </w:rPr>
      </w:pPr>
      <w:r>
        <w:rPr>
          <w:rFonts w:ascii="Helvetica" w:hAnsi="Helvetica"/>
          <w:b/>
          <w:bCs/>
          <w:i w:val="0"/>
          <w:iCs w:val="0"/>
          <w:sz w:val="14"/>
          <w:szCs w:val="14"/>
        </w:rPr>
        <w:t>Figure</w:t>
      </w:r>
      <w:r w:rsidR="001B53C2">
        <w:rPr>
          <w:rFonts w:ascii="Helvetica" w:hAnsi="Helvetica"/>
          <w:b/>
          <w:bCs/>
          <w:i w:val="0"/>
          <w:iCs w:val="0"/>
          <w:sz w:val="14"/>
          <w:szCs w:val="14"/>
        </w:rPr>
        <w:t xml:space="preserve"> 8</w:t>
      </w:r>
      <w:r>
        <w:rPr>
          <w:rFonts w:ascii="Helvetica" w:hAnsi="Helvetica"/>
          <w:b/>
          <w:bCs/>
          <w:i w:val="0"/>
          <w:iCs w:val="0"/>
          <w:sz w:val="14"/>
          <w:szCs w:val="14"/>
        </w:rPr>
        <w:t xml:space="preserve">. </w:t>
      </w:r>
      <w:r w:rsidR="00EF1D15">
        <w:rPr>
          <w:rFonts w:ascii="Helvetica" w:hAnsi="Helvetica"/>
          <w:b/>
          <w:bCs/>
          <w:i w:val="0"/>
          <w:iCs w:val="0"/>
          <w:color w:val="auto"/>
          <w:sz w:val="14"/>
          <w:szCs w:val="14"/>
        </w:rPr>
        <w:t>Parameter importance</w:t>
      </w:r>
      <w:r w:rsidRPr="00A45014">
        <w:rPr>
          <w:rFonts w:ascii="Helvetica" w:hAnsi="Helvetica"/>
          <w:b/>
          <w:bCs/>
          <w:i w:val="0"/>
          <w:iCs w:val="0"/>
          <w:color w:val="auto"/>
          <w:sz w:val="14"/>
          <w:szCs w:val="14"/>
        </w:rPr>
        <w:t xml:space="preserve">: </w:t>
      </w:r>
      <w:r w:rsidR="00EF1D15">
        <w:rPr>
          <w:rFonts w:ascii="Helvetica" w:hAnsi="Helvetica"/>
          <w:i w:val="0"/>
          <w:iCs w:val="0"/>
          <w:color w:val="auto"/>
          <w:sz w:val="14"/>
          <w:szCs w:val="14"/>
        </w:rPr>
        <w:t xml:space="preserve">differing k and L values affect </w:t>
      </w:r>
      <w:r w:rsidR="00BB2D2F">
        <w:rPr>
          <w:rFonts w:ascii="Helvetica" w:hAnsi="Helvetica"/>
          <w:i w:val="0"/>
          <w:iCs w:val="0"/>
          <w:color w:val="auto"/>
          <w:sz w:val="14"/>
          <w:szCs w:val="14"/>
        </w:rPr>
        <w:t>performance.</w:t>
      </w:r>
    </w:p>
    <w:p w14:paraId="6E8F52F4" w14:textId="07220E26" w:rsidR="323D8F79" w:rsidRDefault="323D8F79" w:rsidP="02D0C20A"/>
    <w:p w14:paraId="75AA0134" w14:textId="20539FA0" w:rsidR="00BF24B3" w:rsidRPr="00BF24B3" w:rsidRDefault="00BF24B3" w:rsidP="000E70FD">
      <w:pPr>
        <w:autoSpaceDE w:val="0"/>
        <w:autoSpaceDN w:val="0"/>
        <w:adjustRightInd w:val="0"/>
        <w:spacing w:after="240"/>
        <w:jc w:val="both"/>
        <w:rPr>
          <w:rFonts w:ascii="Times" w:hAnsi="Times"/>
          <w:sz w:val="20"/>
          <w:szCs w:val="20"/>
        </w:rPr>
      </w:pPr>
      <w:r w:rsidRPr="00BF24B3">
        <w:rPr>
          <w:rFonts w:ascii="Times" w:hAnsi="Times"/>
          <w:sz w:val="20"/>
          <w:szCs w:val="20"/>
        </w:rPr>
        <w:t>In our code, we calculated the scores for all the matched images in the image set by computing the L1 norm of the BoW (Bag of Words) mapping between the query image (q) and the database image (d). The L1 norm, also known as the Manhattan distance, was utilized to measure the dissimilarity between the two histograms. The formula used to calculate the L1 norm was as follows:</w:t>
      </w:r>
    </w:p>
    <w:p w14:paraId="15FD2267" w14:textId="77777777" w:rsidR="00BF24B3" w:rsidRPr="00BF24B3" w:rsidRDefault="00BF24B3" w:rsidP="00552F8D">
      <w:pPr>
        <w:autoSpaceDE w:val="0"/>
        <w:autoSpaceDN w:val="0"/>
        <w:adjustRightInd w:val="0"/>
        <w:spacing w:after="120"/>
        <w:jc w:val="both"/>
        <w:rPr>
          <w:rFonts w:ascii="Times" w:hAnsi="Times"/>
          <w:sz w:val="20"/>
          <w:szCs w:val="20"/>
        </w:rPr>
      </w:pPr>
      <w:r w:rsidRPr="00BF24B3">
        <w:rPr>
          <w:rFonts w:ascii="Times" w:hAnsi="Times"/>
          <w:sz w:val="20"/>
          <w:szCs w:val="20"/>
        </w:rPr>
        <w:t>L1 norm = |q - d| = |q</w:t>
      </w:r>
      <w:r w:rsidRPr="00BF24B3">
        <w:rPr>
          <w:rFonts w:ascii="Times" w:hAnsi="Times"/>
          <w:sz w:val="20"/>
          <w:szCs w:val="20"/>
          <w:vertAlign w:val="subscript"/>
        </w:rPr>
        <w:t>1</w:t>
      </w:r>
      <w:r w:rsidRPr="00BF24B3">
        <w:rPr>
          <w:rFonts w:ascii="Times" w:hAnsi="Times"/>
          <w:sz w:val="20"/>
          <w:szCs w:val="20"/>
        </w:rPr>
        <w:t xml:space="preserve"> - d</w:t>
      </w:r>
      <w:r w:rsidRPr="00BF24B3">
        <w:rPr>
          <w:rFonts w:ascii="Times" w:hAnsi="Times"/>
          <w:sz w:val="20"/>
          <w:szCs w:val="20"/>
          <w:vertAlign w:val="subscript"/>
        </w:rPr>
        <w:t>1</w:t>
      </w:r>
      <w:r w:rsidRPr="00BF24B3">
        <w:rPr>
          <w:rFonts w:ascii="Times" w:hAnsi="Times"/>
          <w:sz w:val="20"/>
          <w:szCs w:val="20"/>
        </w:rPr>
        <w:t>| + |q</w:t>
      </w:r>
      <w:r w:rsidRPr="00BF24B3">
        <w:rPr>
          <w:rFonts w:ascii="Times" w:hAnsi="Times"/>
          <w:sz w:val="20"/>
          <w:szCs w:val="20"/>
          <w:vertAlign w:val="subscript"/>
        </w:rPr>
        <w:t>2</w:t>
      </w:r>
      <w:r w:rsidRPr="00BF24B3">
        <w:rPr>
          <w:rFonts w:ascii="Times" w:hAnsi="Times"/>
          <w:sz w:val="20"/>
          <w:szCs w:val="20"/>
        </w:rPr>
        <w:t xml:space="preserve"> - d</w:t>
      </w:r>
      <w:r w:rsidRPr="00240C5B">
        <w:rPr>
          <w:rFonts w:ascii="Times" w:hAnsi="Times"/>
          <w:sz w:val="20"/>
          <w:szCs w:val="20"/>
          <w:vertAlign w:val="subscript"/>
        </w:rPr>
        <w:t>2</w:t>
      </w:r>
      <w:r w:rsidRPr="00BF24B3">
        <w:rPr>
          <w:rFonts w:ascii="Times" w:hAnsi="Times"/>
          <w:sz w:val="20"/>
          <w:szCs w:val="20"/>
        </w:rPr>
        <w:t>| + ... + |q</w:t>
      </w:r>
      <w:r w:rsidRPr="00240C5B">
        <w:rPr>
          <w:rFonts w:ascii="Times" w:hAnsi="Times"/>
          <w:sz w:val="20"/>
          <w:szCs w:val="20"/>
          <w:vertAlign w:val="subscript"/>
        </w:rPr>
        <w:t>n</w:t>
      </w:r>
      <w:r w:rsidRPr="00BF24B3">
        <w:rPr>
          <w:rFonts w:ascii="Times" w:hAnsi="Times"/>
          <w:sz w:val="20"/>
          <w:szCs w:val="20"/>
        </w:rPr>
        <w:t xml:space="preserve"> - d</w:t>
      </w:r>
      <w:r w:rsidRPr="00240C5B">
        <w:rPr>
          <w:rFonts w:ascii="Times" w:hAnsi="Times"/>
          <w:sz w:val="20"/>
          <w:szCs w:val="20"/>
          <w:vertAlign w:val="subscript"/>
        </w:rPr>
        <w:t>n</w:t>
      </w:r>
      <w:r w:rsidRPr="00BF24B3">
        <w:rPr>
          <w:rFonts w:ascii="Times" w:hAnsi="Times"/>
          <w:sz w:val="20"/>
          <w:szCs w:val="20"/>
        </w:rPr>
        <w:t>|</w:t>
      </w:r>
    </w:p>
    <w:p w14:paraId="2AE9E93B" w14:textId="6DDBA1B6" w:rsidR="003C29CC" w:rsidRDefault="00BF24B3" w:rsidP="00496EB9">
      <w:pPr>
        <w:pStyle w:val="PARA"/>
        <w:spacing w:before="60" w:after="60"/>
      </w:pPr>
      <w:r w:rsidRPr="00BF24B3">
        <w:rPr>
          <w:rFonts w:ascii="Times" w:hAnsi="Times" w:cs="Times New Roman"/>
          <w:spacing w:val="0"/>
        </w:rPr>
        <w:t>Where q</w:t>
      </w:r>
      <w:r w:rsidRPr="00240C5B">
        <w:rPr>
          <w:rFonts w:ascii="Times" w:hAnsi="Times" w:cs="Times New Roman"/>
          <w:spacing w:val="0"/>
          <w:vertAlign w:val="subscript"/>
        </w:rPr>
        <w:t>1</w:t>
      </w:r>
      <w:r w:rsidRPr="00BF24B3">
        <w:rPr>
          <w:rFonts w:ascii="Times" w:hAnsi="Times" w:cs="Times New Roman"/>
          <w:spacing w:val="0"/>
        </w:rPr>
        <w:t>, q</w:t>
      </w:r>
      <w:r w:rsidRPr="00240C5B">
        <w:rPr>
          <w:rFonts w:ascii="Times" w:hAnsi="Times" w:cs="Times New Roman"/>
          <w:spacing w:val="0"/>
          <w:vertAlign w:val="subscript"/>
        </w:rPr>
        <w:t>2</w:t>
      </w:r>
      <w:r w:rsidRPr="00BF24B3">
        <w:rPr>
          <w:rFonts w:ascii="Times" w:hAnsi="Times" w:cs="Times New Roman"/>
          <w:spacing w:val="0"/>
        </w:rPr>
        <w:t>, ..., q</w:t>
      </w:r>
      <w:r w:rsidRPr="00240C5B">
        <w:rPr>
          <w:rFonts w:ascii="Times" w:hAnsi="Times" w:cs="Times New Roman"/>
          <w:spacing w:val="0"/>
          <w:vertAlign w:val="subscript"/>
        </w:rPr>
        <w:t>n</w:t>
      </w:r>
      <w:r w:rsidRPr="00BF24B3">
        <w:rPr>
          <w:rFonts w:ascii="Times" w:hAnsi="Times" w:cs="Times New Roman"/>
          <w:spacing w:val="0"/>
        </w:rPr>
        <w:t xml:space="preserve"> and d</w:t>
      </w:r>
      <w:r w:rsidRPr="00240C5B">
        <w:rPr>
          <w:rFonts w:ascii="Times" w:hAnsi="Times" w:cs="Times New Roman"/>
          <w:spacing w:val="0"/>
          <w:vertAlign w:val="subscript"/>
        </w:rPr>
        <w:t>1</w:t>
      </w:r>
      <w:r w:rsidRPr="00BF24B3">
        <w:rPr>
          <w:rFonts w:ascii="Times" w:hAnsi="Times" w:cs="Times New Roman"/>
          <w:spacing w:val="0"/>
        </w:rPr>
        <w:t>, d</w:t>
      </w:r>
      <w:r w:rsidRPr="00240C5B">
        <w:rPr>
          <w:rFonts w:ascii="Times" w:hAnsi="Times" w:cs="Times New Roman"/>
          <w:spacing w:val="0"/>
          <w:vertAlign w:val="subscript"/>
        </w:rPr>
        <w:t>2</w:t>
      </w:r>
      <w:r w:rsidRPr="00BF24B3">
        <w:rPr>
          <w:rFonts w:ascii="Times" w:hAnsi="Times" w:cs="Times New Roman"/>
          <w:spacing w:val="0"/>
        </w:rPr>
        <w:t>, ..., d</w:t>
      </w:r>
      <w:r w:rsidRPr="00240C5B">
        <w:rPr>
          <w:rFonts w:ascii="Times" w:hAnsi="Times" w:cs="Times New Roman"/>
          <w:spacing w:val="0"/>
          <w:vertAlign w:val="subscript"/>
        </w:rPr>
        <w:t>n</w:t>
      </w:r>
      <w:r w:rsidRPr="00BF24B3">
        <w:rPr>
          <w:rFonts w:ascii="Times" w:hAnsi="Times" w:cs="Times New Roman"/>
          <w:spacing w:val="0"/>
        </w:rPr>
        <w:t xml:space="preserve"> represent the histogram values for the respective visual words in the query and database images. By computing the L1 norm, we obtained a quantitative measure of the dissimilarity between the query and database images, allowing us to rank and retrieve the most relevant matches.</w:t>
      </w:r>
      <w:r w:rsidR="00240C5B">
        <w:rPr>
          <w:rFonts w:ascii="Times" w:hAnsi="Times" w:cs="Times New Roman"/>
          <w:spacing w:val="0"/>
        </w:rPr>
        <w:t xml:space="preserve"> The formula used in our code</w:t>
      </w:r>
      <w:r w:rsidR="00E233E4">
        <w:rPr>
          <w:rFonts w:ascii="Times" w:hAnsi="Times" w:cs="Times New Roman"/>
          <w:spacing w:val="0"/>
        </w:rPr>
        <w:t xml:space="preserve"> is as follow</w:t>
      </w:r>
      <w:r w:rsidR="003C29CC">
        <w:t>s:</w:t>
      </w:r>
    </w:p>
    <w:p w14:paraId="3BD9CEF4" w14:textId="5E7A201C" w:rsidR="006A590E" w:rsidRDefault="003C29CC" w:rsidP="000E70FD">
      <w:pPr>
        <w:pStyle w:val="PARA"/>
        <w:spacing w:before="120" w:after="120"/>
        <w:rPr>
          <w:spacing w:val="2"/>
        </w:rPr>
      </w:pPr>
      <m:oMath>
        <m:r>
          <w:rPr>
            <w:rFonts w:ascii="Cambria Math" w:hAnsi="Cambria Math"/>
            <w:spacing w:val="2"/>
          </w:rPr>
          <m:t>∥ </m:t>
        </m:r>
      </m:oMath>
      <w:r w:rsidRPr="00C3450A">
        <w:rPr>
          <w:spacing w:val="2"/>
        </w:rPr>
        <w:t xml:space="preserve">q – d </w:t>
      </w:r>
      <m:oMath>
        <m:r>
          <w:rPr>
            <w:rFonts w:ascii="Cambria Math" w:hAnsi="Cambria Math"/>
            <w:spacing w:val="2"/>
          </w:rPr>
          <m:t>∥ </m:t>
        </m:r>
        <m:m>
          <m:mPr>
            <m:mcs>
              <m:mc>
                <m:mcPr>
                  <m:count m:val="1"/>
                  <m:mcJc m:val="center"/>
                </m:mcPr>
              </m:mc>
            </m:mcs>
            <m:ctrlPr>
              <w:rPr>
                <w:rFonts w:ascii="Cambria Math" w:hAnsi="Cambria Math"/>
                <w:i/>
                <w:iCs/>
                <w:spacing w:val="2"/>
              </w:rPr>
            </m:ctrlPr>
          </m:mPr>
          <m:mr>
            <m:e>
              <m:r>
                <w:rPr>
                  <w:rFonts w:ascii="Cambria Math" w:hAnsi="Cambria Math"/>
                  <w:spacing w:val="2"/>
                </w:rPr>
                <m:t>1</m:t>
              </m:r>
            </m:e>
          </m:mr>
          <m:mr>
            <m:e>
              <m:r>
                <w:rPr>
                  <w:rFonts w:ascii="Cambria Math" w:hAnsi="Cambria Math"/>
                  <w:spacing w:val="2"/>
                </w:rPr>
                <m:t>1</m:t>
              </m:r>
            </m:e>
          </m:mr>
        </m:m>
      </m:oMath>
      <w:r>
        <w:rPr>
          <w:iCs/>
          <w:spacing w:val="2"/>
        </w:rPr>
        <w:t xml:space="preserve"> = </w:t>
      </w:r>
      <w:r w:rsidR="00783251" w:rsidRPr="00C3450A">
        <w:rPr>
          <w:spacing w:val="2"/>
        </w:rPr>
        <w:t>2 +</w:t>
      </w:r>
      <m:oMath>
        <m:nary>
          <m:naryPr>
            <m:chr m:val="∑"/>
            <m:supHide m:val="1"/>
            <m:ctrlPr>
              <w:rPr>
                <w:rFonts w:ascii="Cambria Math" w:hAnsi="Cambria Math"/>
                <w:i/>
                <w:iCs/>
                <w:spacing w:val="2"/>
              </w:rPr>
            </m:ctrlPr>
          </m:naryPr>
          <m:sub>
            <m:r>
              <w:rPr>
                <w:rFonts w:ascii="Cambria Math" w:hAnsi="Cambria Math"/>
                <w:spacing w:val="2"/>
              </w:rPr>
              <m:t>i|qi≠0, di≠0</m:t>
            </m:r>
          </m:sub>
          <m:sup/>
          <m:e>
            <m:r>
              <w:rPr>
                <w:rFonts w:ascii="Cambria Math" w:hAnsi="Cambria Math"/>
                <w:spacing w:val="2"/>
              </w:rPr>
              <m:t>(|qi -di|</m:t>
            </m:r>
          </m:e>
        </m:nary>
        <m:r>
          <w:rPr>
            <w:rFonts w:ascii="Cambria Math" w:hAnsi="Cambria Math"/>
            <w:spacing w:val="2"/>
          </w:rPr>
          <m:t> -</m:t>
        </m:r>
        <m:d>
          <m:dPr>
            <m:begChr m:val="|"/>
            <m:endChr m:val="|"/>
            <m:ctrlPr>
              <w:rPr>
                <w:rFonts w:ascii="Cambria Math" w:hAnsi="Cambria Math"/>
                <w:i/>
                <w:iCs/>
                <w:spacing w:val="2"/>
              </w:rPr>
            </m:ctrlPr>
          </m:dPr>
          <m:e>
            <m:r>
              <w:rPr>
                <w:rFonts w:ascii="Cambria Math" w:hAnsi="Cambria Math"/>
                <w:spacing w:val="2"/>
              </w:rPr>
              <m:t>q</m:t>
            </m:r>
            <m:r>
              <w:rPr>
                <w:rFonts w:ascii="Cambria Math" w:hAnsi="Cambria Math"/>
                <w:spacing w:val="2"/>
                <w:vertAlign w:val="subscript"/>
              </w:rPr>
              <m:t>i</m:t>
            </m:r>
          </m:e>
        </m:d>
        <m:r>
          <w:rPr>
            <w:rFonts w:ascii="Cambria Math" w:hAnsi="Cambria Math"/>
            <w:spacing w:val="2"/>
          </w:rPr>
          <m:t> -|di|)</m:t>
        </m:r>
      </m:oMath>
      <w:r w:rsidR="00E233E4">
        <w:rPr>
          <w:iCs/>
          <w:spacing w:val="2"/>
        </w:rPr>
        <w:t>.</w:t>
      </w:r>
    </w:p>
    <w:p w14:paraId="658405A5" w14:textId="701BE243" w:rsidR="00E233E4" w:rsidRDefault="00E233E4" w:rsidP="00496EB9">
      <w:pPr>
        <w:pStyle w:val="PARA"/>
        <w:spacing w:before="60" w:after="60"/>
      </w:pPr>
      <w:r>
        <w:rPr>
          <w:iCs/>
          <w:spacing w:val="2"/>
        </w:rPr>
        <w:t xml:space="preserve">This is </w:t>
      </w:r>
      <w:r w:rsidR="008638D2">
        <w:rPr>
          <w:iCs/>
          <w:spacing w:val="2"/>
        </w:rPr>
        <w:t>achieved in our code by using the accumulate function</w:t>
      </w:r>
      <w:r w:rsidR="003A3F3A">
        <w:rPr>
          <w:iCs/>
          <w:spacing w:val="2"/>
        </w:rPr>
        <w:t xml:space="preserve"> as follows:</w:t>
      </w:r>
    </w:p>
    <w:p w14:paraId="4AE1497D" w14:textId="477B3238" w:rsidR="00C81AD5" w:rsidRPr="004567C3" w:rsidRDefault="00A81BA5" w:rsidP="000E70FD">
      <w:pPr>
        <w:pStyle w:val="PARA"/>
        <w:spacing w:before="120" w:after="120"/>
        <w:rPr>
          <w:rFonts w:ascii="Times" w:hAnsi="Times" w:cs="Times New Roman"/>
          <w:i/>
          <w:spacing w:val="0"/>
        </w:rPr>
      </w:pPr>
      <w:r w:rsidRPr="004567C3">
        <w:rPr>
          <w:rFonts w:ascii="Times" w:hAnsi="Times" w:cs="Times New Roman"/>
          <w:i/>
          <w:spacing w:val="0"/>
        </w:rPr>
        <w:t>score_lst[j</w:t>
      </w:r>
      <w:r w:rsidR="008448A0" w:rsidRPr="004567C3">
        <w:rPr>
          <w:rFonts w:ascii="Times" w:hAnsi="Times" w:cs="Times New Roman"/>
          <w:i/>
          <w:spacing w:val="0"/>
        </w:rPr>
        <w:t>]. second</w:t>
      </w:r>
      <w:r w:rsidRPr="004567C3">
        <w:rPr>
          <w:rFonts w:ascii="Times" w:hAnsi="Times" w:cs="Times New Roman"/>
          <w:i/>
          <w:spacing w:val="0"/>
        </w:rPr>
        <w:t xml:space="preserve"> = 2 + accumulate(begin(q), end(q), 0.0f) - accumulate(begin(t), end(t), 0.0f)</w:t>
      </w:r>
      <w:r w:rsidR="00591EEE" w:rsidRPr="004567C3">
        <w:rPr>
          <w:rFonts w:ascii="Times" w:hAnsi="Times" w:cs="Times New Roman"/>
          <w:i/>
          <w:spacing w:val="0"/>
        </w:rPr>
        <w:t>.</w:t>
      </w:r>
    </w:p>
    <w:p w14:paraId="2E0472FF" w14:textId="77777777" w:rsidR="00496EB9" w:rsidRDefault="0033486F" w:rsidP="00496EB9">
      <w:pPr>
        <w:pStyle w:val="PARA"/>
        <w:spacing w:before="60" w:after="60"/>
        <w:rPr>
          <w:rFonts w:ascii="Times" w:hAnsi="Times" w:cs="Times New Roman"/>
          <w:spacing w:val="0"/>
        </w:rPr>
      </w:pPr>
      <w:r>
        <w:rPr>
          <w:rFonts w:ascii="Times" w:hAnsi="Times" w:cs="Times New Roman"/>
          <w:spacing w:val="0"/>
        </w:rPr>
        <w:t>After this, t</w:t>
      </w:r>
      <w:r w:rsidR="00591EEE">
        <w:rPr>
          <w:rFonts w:ascii="Times" w:hAnsi="Times" w:cs="Times New Roman"/>
          <w:spacing w:val="0"/>
        </w:rPr>
        <w:t xml:space="preserve">he average score is calculated </w:t>
      </w:r>
      <w:r w:rsidR="0092677C">
        <w:rPr>
          <w:rFonts w:ascii="Times" w:hAnsi="Times" w:cs="Times New Roman"/>
          <w:spacing w:val="0"/>
        </w:rPr>
        <w:t xml:space="preserve">by taking a mean of all the scores we have for the similar images. </w:t>
      </w:r>
    </w:p>
    <w:p w14:paraId="44921D5F" w14:textId="748BB0A4" w:rsidR="00496EB9" w:rsidRPr="00496EB9" w:rsidRDefault="00496EB9" w:rsidP="00496EB9">
      <w:pPr>
        <w:pStyle w:val="PARA"/>
        <w:spacing w:before="60" w:after="60"/>
        <w:rPr>
          <w:rFonts w:ascii="Times" w:hAnsi="Times" w:cs="Times New Roman"/>
          <w:spacing w:val="0"/>
        </w:rPr>
      </w:pPr>
      <w:r w:rsidRPr="00496EB9">
        <w:rPr>
          <w:rFonts w:ascii="Times" w:hAnsi="Times" w:cs="Times New Roman"/>
        </w:rPr>
        <w:t>In addition to computing scores based on the L1 norm, we further enhance our similarity measurement by incorporating the RANSAC algorithm. After running RANSAC and identifying the inliers for the similar images, we calculate a final score. This final score is determined by multiplying the number of inliers obtained through RANSAC with the previous scores obtained using the L1 norm.</w:t>
      </w:r>
    </w:p>
    <w:p w14:paraId="01C892A4" w14:textId="36D9AA9F" w:rsidR="681D4240" w:rsidRPr="000778BA" w:rsidRDefault="00496EB9" w:rsidP="717F6648">
      <w:pPr>
        <w:pStyle w:val="PARA"/>
        <w:spacing w:before="60" w:after="60"/>
        <w:rPr>
          <w:rFonts w:ascii="Times" w:hAnsi="Times" w:cs="Times New Roman"/>
          <w:spacing w:val="0"/>
        </w:rPr>
      </w:pPr>
      <w:r w:rsidRPr="00496EB9">
        <w:rPr>
          <w:rFonts w:ascii="Times" w:hAnsi="Times" w:cs="Times New Roman"/>
          <w:spacing w:val="0"/>
        </w:rPr>
        <w:t>By combining the inlier count and the L1 norm scores, we obtain a more comprehensive and robust similarity metric. The final scores are then sorted and reversed to ensure that the highest scoring images are ranked at the top. This enables us to effectively retrieve the best similar image from our database for a given query image, improving the accuracy and relevance of the results.</w:t>
      </w:r>
    </w:p>
    <w:p w14:paraId="3CAD54A5" w14:textId="3BAC67E9" w:rsidR="00985000" w:rsidRDefault="00985000" w:rsidP="00985000">
      <w:pPr>
        <w:pStyle w:val="Caption"/>
        <w:spacing w:before="120"/>
        <w:rPr>
          <w:rFonts w:ascii="Helvetica" w:hAnsi="Helvetica"/>
          <w:i w:val="0"/>
          <w:iCs w:val="0"/>
          <w:color w:val="auto"/>
          <w:sz w:val="14"/>
          <w:szCs w:val="14"/>
        </w:rPr>
      </w:pPr>
      <w:r>
        <w:rPr>
          <w:rFonts w:ascii="Helvetica" w:hAnsi="Helvetica"/>
          <w:b/>
          <w:bCs/>
          <w:i w:val="0"/>
          <w:iCs w:val="0"/>
          <w:sz w:val="14"/>
          <w:szCs w:val="14"/>
        </w:rPr>
        <w:t>Figure</w:t>
      </w:r>
      <w:r w:rsidR="002B6958">
        <w:rPr>
          <w:rFonts w:ascii="Helvetica" w:hAnsi="Helvetica"/>
          <w:b/>
          <w:bCs/>
          <w:i w:val="0"/>
          <w:iCs w:val="0"/>
          <w:sz w:val="14"/>
          <w:szCs w:val="14"/>
        </w:rPr>
        <w:t xml:space="preserve"> 9</w:t>
      </w:r>
      <w:r>
        <w:rPr>
          <w:rFonts w:ascii="Helvetica" w:hAnsi="Helvetica"/>
          <w:b/>
          <w:bCs/>
          <w:i w:val="0"/>
          <w:iCs w:val="0"/>
          <w:sz w:val="14"/>
          <w:szCs w:val="14"/>
        </w:rPr>
        <w:t xml:space="preserve">. </w:t>
      </w:r>
      <w:r>
        <w:rPr>
          <w:rFonts w:ascii="Helvetica" w:hAnsi="Helvetica"/>
          <w:b/>
          <w:bCs/>
          <w:i w:val="0"/>
          <w:iCs w:val="0"/>
          <w:color w:val="auto"/>
          <w:sz w:val="14"/>
          <w:szCs w:val="14"/>
        </w:rPr>
        <w:t>Match detection visualization</w:t>
      </w:r>
      <w:r w:rsidRPr="00A45014">
        <w:rPr>
          <w:rFonts w:ascii="Helvetica" w:hAnsi="Helvetica"/>
          <w:b/>
          <w:bCs/>
          <w:i w:val="0"/>
          <w:iCs w:val="0"/>
          <w:color w:val="auto"/>
          <w:sz w:val="14"/>
          <w:szCs w:val="14"/>
        </w:rPr>
        <w:t xml:space="preserve">: </w:t>
      </w:r>
      <w:r>
        <w:rPr>
          <w:rFonts w:ascii="Helvetica" w:hAnsi="Helvetica"/>
          <w:i w:val="0"/>
          <w:iCs w:val="0"/>
          <w:color w:val="auto"/>
          <w:sz w:val="14"/>
          <w:szCs w:val="14"/>
        </w:rPr>
        <w:t>top features circled for visibility.</w:t>
      </w:r>
    </w:p>
    <w:p w14:paraId="3903C598" w14:textId="4CA30B78" w:rsidR="1B066A64" w:rsidRPr="008B07CD" w:rsidRDefault="0FE1A577" w:rsidP="008B07CD">
      <w:pPr>
        <w:jc w:val="both"/>
        <w:rPr>
          <w:rFonts w:ascii="Times" w:hAnsi="Times"/>
          <w:sz w:val="20"/>
          <w:szCs w:val="20"/>
        </w:rPr>
      </w:pPr>
      <w:r w:rsidRPr="008B07CD">
        <w:rPr>
          <w:rFonts w:ascii="Times" w:hAnsi="Times"/>
          <w:sz w:val="20"/>
          <w:szCs w:val="20"/>
        </w:rPr>
        <w:t xml:space="preserve">In our experimentation with different feature detectors, we found that SIFT was the most accurate one in finding the best matches while ORB was doing the </w:t>
      </w:r>
      <w:r w:rsidR="24405067" w:rsidRPr="008B07CD">
        <w:rPr>
          <w:rFonts w:ascii="Times" w:hAnsi="Times"/>
          <w:sz w:val="20"/>
          <w:szCs w:val="20"/>
        </w:rPr>
        <w:t>poorest</w:t>
      </w:r>
      <w:r w:rsidRPr="008B07CD">
        <w:rPr>
          <w:rFonts w:ascii="Times" w:hAnsi="Times"/>
          <w:sz w:val="20"/>
          <w:szCs w:val="20"/>
        </w:rPr>
        <w:t xml:space="preserve"> job at it. </w:t>
      </w:r>
      <w:r w:rsidRPr="008B07CD">
        <w:rPr>
          <w:rFonts w:ascii="Times" w:hAnsi="Times"/>
          <w:sz w:val="20"/>
          <w:szCs w:val="20"/>
        </w:rPr>
        <w:lastRenderedPageBreak/>
        <w:t>However, the time taken to buil</w:t>
      </w:r>
      <w:r w:rsidR="702C72BA" w:rsidRPr="008B07CD">
        <w:rPr>
          <w:rFonts w:ascii="Times" w:hAnsi="Times"/>
          <w:sz w:val="20"/>
          <w:szCs w:val="20"/>
        </w:rPr>
        <w:t xml:space="preserve">d the database </w:t>
      </w:r>
      <w:r w:rsidR="4E6CABF7" w:rsidRPr="008B07CD">
        <w:rPr>
          <w:rFonts w:ascii="Times" w:hAnsi="Times"/>
          <w:sz w:val="20"/>
          <w:szCs w:val="20"/>
        </w:rPr>
        <w:t>and query the image using SIFT was the slowest among all the feature detectors. Thus, the choice of feature detectors is most</w:t>
      </w:r>
      <w:r w:rsidR="4ECFF547" w:rsidRPr="008B07CD">
        <w:rPr>
          <w:rFonts w:ascii="Times" w:hAnsi="Times"/>
          <w:sz w:val="20"/>
          <w:szCs w:val="20"/>
        </w:rPr>
        <w:t>ly</w:t>
      </w:r>
      <w:r w:rsidR="4E6CABF7" w:rsidRPr="008B07CD">
        <w:rPr>
          <w:rFonts w:ascii="Times" w:hAnsi="Times"/>
          <w:sz w:val="20"/>
          <w:szCs w:val="20"/>
        </w:rPr>
        <w:t xml:space="preserve"> </w:t>
      </w:r>
      <w:r w:rsidR="4ECFF547" w:rsidRPr="008B07CD">
        <w:rPr>
          <w:rFonts w:ascii="Times" w:hAnsi="Times"/>
          <w:sz w:val="20"/>
          <w:szCs w:val="20"/>
        </w:rPr>
        <w:t>relied on the trade-off between speed and accuracy. The above diagram is the output generated while using SIFT to build the vocabu</w:t>
      </w:r>
      <w:r w:rsidR="752B7F9E" w:rsidRPr="008B07CD">
        <w:rPr>
          <w:rFonts w:ascii="Times" w:hAnsi="Times"/>
          <w:sz w:val="20"/>
          <w:szCs w:val="20"/>
        </w:rPr>
        <w:t xml:space="preserve">lary tree for 50 images. The time taken for the complete execution of the program was much longer than the contemporary configurations, SIFT was among the few that </w:t>
      </w:r>
      <w:r w:rsidR="752B7F9E" w:rsidRPr="003579E9">
        <w:rPr>
          <w:sz w:val="20"/>
          <w:szCs w:val="20"/>
        </w:rPr>
        <w:t>gave</w:t>
      </w:r>
      <w:r w:rsidR="69F90BAF" w:rsidRPr="003579E9">
        <w:rPr>
          <w:sz w:val="20"/>
          <w:szCs w:val="20"/>
        </w:rPr>
        <w:t xml:space="preserve"> satisfactory</w:t>
      </w:r>
      <w:r w:rsidR="69F90BAF" w:rsidRPr="008B07CD">
        <w:rPr>
          <w:rFonts w:ascii="Times" w:hAnsi="Times"/>
          <w:sz w:val="20"/>
          <w:szCs w:val="20"/>
        </w:rPr>
        <w:t xml:space="preserve"> results. In the example, the query image is a DVD cover of Titanic in a cropped version. The propo</w:t>
      </w:r>
      <w:r w:rsidR="2546187A" w:rsidRPr="008B07CD">
        <w:rPr>
          <w:rFonts w:ascii="Times" w:hAnsi="Times"/>
          <w:sz w:val="20"/>
          <w:szCs w:val="20"/>
        </w:rPr>
        <w:t>sed scalable recognition scheme was easily able to locate and display the most similar image from the database I.e</w:t>
      </w:r>
      <w:r w:rsidR="1B91714C" w:rsidRPr="008B07CD">
        <w:rPr>
          <w:rFonts w:ascii="Times" w:hAnsi="Times"/>
          <w:sz w:val="20"/>
          <w:szCs w:val="20"/>
        </w:rPr>
        <w:t>.,</w:t>
      </w:r>
      <w:r w:rsidR="2546187A" w:rsidRPr="008B07CD">
        <w:rPr>
          <w:rFonts w:ascii="Times" w:hAnsi="Times"/>
          <w:sz w:val="20"/>
          <w:szCs w:val="20"/>
        </w:rPr>
        <w:t xml:space="preserve"> the maximized version of </w:t>
      </w:r>
      <w:r w:rsidR="583EDF0A" w:rsidRPr="008B07CD">
        <w:rPr>
          <w:rFonts w:ascii="Times" w:hAnsi="Times"/>
          <w:sz w:val="20"/>
          <w:szCs w:val="20"/>
        </w:rPr>
        <w:t>the</w:t>
      </w:r>
      <w:r w:rsidR="2546187A" w:rsidRPr="008B07CD">
        <w:rPr>
          <w:rFonts w:ascii="Times" w:hAnsi="Times"/>
          <w:sz w:val="20"/>
          <w:szCs w:val="20"/>
        </w:rPr>
        <w:t xml:space="preserve"> Titanic DVD cover</w:t>
      </w:r>
      <w:r w:rsidR="2662E8ED" w:rsidRPr="008B07CD">
        <w:rPr>
          <w:rFonts w:ascii="Times" w:hAnsi="Times"/>
          <w:sz w:val="20"/>
          <w:szCs w:val="20"/>
        </w:rPr>
        <w:t xml:space="preserve">. We also visualized the </w:t>
      </w:r>
      <w:r w:rsidR="355D8565" w:rsidRPr="008B07CD">
        <w:rPr>
          <w:rFonts w:ascii="Times" w:hAnsi="Times"/>
          <w:sz w:val="20"/>
          <w:szCs w:val="20"/>
        </w:rPr>
        <w:t xml:space="preserve">features of the query image that </w:t>
      </w:r>
      <w:r w:rsidR="16B68E2B" w:rsidRPr="008B07CD">
        <w:rPr>
          <w:rFonts w:ascii="Times" w:hAnsi="Times"/>
          <w:sz w:val="20"/>
          <w:szCs w:val="20"/>
        </w:rPr>
        <w:t>matched</w:t>
      </w:r>
      <w:r w:rsidR="355D8565" w:rsidRPr="008B07CD">
        <w:rPr>
          <w:rFonts w:ascii="Times" w:hAnsi="Times"/>
          <w:sz w:val="20"/>
          <w:szCs w:val="20"/>
        </w:rPr>
        <w:t xml:space="preserve"> the best image found as shown by the green </w:t>
      </w:r>
      <w:r w:rsidR="7C7FA623" w:rsidRPr="008B07CD">
        <w:rPr>
          <w:rFonts w:ascii="Times" w:hAnsi="Times"/>
          <w:sz w:val="20"/>
          <w:szCs w:val="20"/>
        </w:rPr>
        <w:t>circles</w:t>
      </w:r>
      <w:r w:rsidR="355D8565" w:rsidRPr="008B07CD">
        <w:rPr>
          <w:rFonts w:ascii="Times" w:hAnsi="Times"/>
          <w:sz w:val="20"/>
          <w:szCs w:val="20"/>
        </w:rPr>
        <w:t xml:space="preserve"> </w:t>
      </w:r>
      <w:r w:rsidR="4EBC2022" w:rsidRPr="008B07CD">
        <w:rPr>
          <w:rFonts w:ascii="Times" w:hAnsi="Times"/>
          <w:sz w:val="20"/>
          <w:szCs w:val="20"/>
        </w:rPr>
        <w:t>overdrawn</w:t>
      </w:r>
      <w:r w:rsidR="355D8565" w:rsidRPr="008B07CD">
        <w:rPr>
          <w:rFonts w:ascii="Times" w:hAnsi="Times"/>
          <w:sz w:val="20"/>
          <w:szCs w:val="20"/>
        </w:rPr>
        <w:t xml:space="preserve"> in the diagram.</w:t>
      </w:r>
      <w:r w:rsidR="2662E8ED" w:rsidRPr="008B07CD">
        <w:rPr>
          <w:rFonts w:ascii="Times" w:hAnsi="Times"/>
          <w:sz w:val="20"/>
          <w:szCs w:val="20"/>
        </w:rPr>
        <w:t xml:space="preserve"> </w:t>
      </w:r>
    </w:p>
    <w:p w14:paraId="5D1F130A" w14:textId="362483E1" w:rsidR="5A107A97" w:rsidRPr="003579E9" w:rsidRDefault="5A107A97" w:rsidP="1B066A64">
      <w:pPr>
        <w:pStyle w:val="PARA"/>
        <w:spacing w:before="60" w:after="60"/>
        <w:rPr>
          <w:rFonts w:ascii="Times" w:hAnsi="Times" w:cs="Times New Roman"/>
          <w:spacing w:val="0"/>
        </w:rPr>
      </w:pPr>
      <w:r w:rsidRPr="1B066A64">
        <w:rPr>
          <w:b/>
          <w:bCs/>
        </w:rPr>
        <w:t>Scalability and Efficiency:</w:t>
      </w:r>
      <w:r>
        <w:t xml:space="preserve"> </w:t>
      </w:r>
      <w:r w:rsidRPr="003579E9">
        <w:rPr>
          <w:rFonts w:ascii="Times" w:hAnsi="Times" w:cs="Times New Roman"/>
          <w:spacing w:val="0"/>
        </w:rPr>
        <w:t>The authors of the reference paper have highlighted the scalability and efficiency of the vocabulary tree method. The Vocabulary Tree allows for a compact representation of visual words, reducing memory requirements. Additionally, the inverted file indexing and hierarchical structure enable efficient image retrieval.</w:t>
      </w:r>
    </w:p>
    <w:p w14:paraId="5DC97EDC" w14:textId="74100F96" w:rsidR="1B066A64" w:rsidRPr="003579E9" w:rsidRDefault="00F71666" w:rsidP="1B066A64">
      <w:pPr>
        <w:pStyle w:val="PARA"/>
        <w:spacing w:before="60" w:after="60"/>
        <w:rPr>
          <w:rFonts w:ascii="Times" w:hAnsi="Times" w:cs="Times New Roman"/>
          <w:spacing w:val="0"/>
        </w:rPr>
      </w:pPr>
      <w:r>
        <w:rPr>
          <w:noProof/>
        </w:rPr>
        <mc:AlternateContent>
          <mc:Choice Requires="wps">
            <w:drawing>
              <wp:anchor distT="0" distB="0" distL="114300" distR="114300" simplePos="0" relativeHeight="251658250" behindDoc="0" locked="0" layoutInCell="1" allowOverlap="1" wp14:anchorId="57A768A4" wp14:editId="03EE64AE">
                <wp:simplePos x="0" y="0"/>
                <wp:positionH relativeFrom="column">
                  <wp:posOffset>-93345</wp:posOffset>
                </wp:positionH>
                <wp:positionV relativeFrom="paragraph">
                  <wp:posOffset>4470331</wp:posOffset>
                </wp:positionV>
                <wp:extent cx="6554480" cy="783021"/>
                <wp:effectExtent l="0" t="0" r="0" b="0"/>
                <wp:wrapNone/>
                <wp:docPr id="1586665343" name="Text Box 1586665343"/>
                <wp:cNvGraphicFramePr/>
                <a:graphic xmlns:a="http://schemas.openxmlformats.org/drawingml/2006/main">
                  <a:graphicData uri="http://schemas.microsoft.com/office/word/2010/wordprocessingShape">
                    <wps:wsp>
                      <wps:cNvSpPr txBox="1"/>
                      <wps:spPr>
                        <a:xfrm>
                          <a:off x="0" y="0"/>
                          <a:ext cx="6554480" cy="783021"/>
                        </a:xfrm>
                        <a:prstGeom prst="rect">
                          <a:avLst/>
                        </a:prstGeom>
                        <a:noFill/>
                        <a:ln w="6350">
                          <a:noFill/>
                        </a:ln>
                      </wps:spPr>
                      <wps:txbx>
                        <w:txbxContent>
                          <w:p w14:paraId="1CA78076" w14:textId="77777777" w:rsidR="00902872" w:rsidRPr="00F37671" w:rsidRDefault="00902872" w:rsidP="00F37671">
                            <w:pPr>
                              <w:pStyle w:val="Caption"/>
                              <w:spacing w:after="0"/>
                              <w:rPr>
                                <w:rFonts w:ascii="Helvetica" w:hAnsi="Helvetica"/>
                                <w:i w:val="0"/>
                                <w:iCs w:val="0"/>
                                <w:color w:val="auto"/>
                                <w:sz w:val="14"/>
                                <w:szCs w:val="14"/>
                              </w:rPr>
                            </w:pPr>
                            <w:r>
                              <w:rPr>
                                <w:rFonts w:ascii="Helvetica" w:hAnsi="Helvetica"/>
                                <w:b/>
                                <w:bCs/>
                                <w:i w:val="0"/>
                                <w:iCs w:val="0"/>
                                <w:sz w:val="14"/>
                                <w:szCs w:val="14"/>
                              </w:rPr>
                              <w:t>Figure</w:t>
                            </w:r>
                            <w:r w:rsidR="00C9487E">
                              <w:rPr>
                                <w:rFonts w:ascii="Helvetica" w:hAnsi="Helvetica"/>
                                <w:b/>
                                <w:bCs/>
                                <w:i w:val="0"/>
                                <w:iCs w:val="0"/>
                                <w:sz w:val="14"/>
                                <w:szCs w:val="14"/>
                              </w:rPr>
                              <w:t xml:space="preserve"> 10</w:t>
                            </w:r>
                            <w:r>
                              <w:rPr>
                                <w:rFonts w:ascii="Helvetica" w:hAnsi="Helvetica"/>
                                <w:b/>
                                <w:bCs/>
                                <w:i w:val="0"/>
                                <w:iCs w:val="0"/>
                                <w:sz w:val="14"/>
                                <w:szCs w:val="14"/>
                              </w:rPr>
                              <w:t xml:space="preserve">. </w:t>
                            </w:r>
                            <w:r>
                              <w:rPr>
                                <w:rFonts w:ascii="Helvetica" w:hAnsi="Helvetica"/>
                                <w:b/>
                                <w:bCs/>
                                <w:i w:val="0"/>
                                <w:iCs w:val="0"/>
                                <w:color w:val="auto"/>
                                <w:sz w:val="14"/>
                                <w:szCs w:val="14"/>
                              </w:rPr>
                              <w:t>Proposed Algorithm</w:t>
                            </w:r>
                            <w:r w:rsidRPr="00A45014">
                              <w:rPr>
                                <w:rFonts w:ascii="Helvetica" w:hAnsi="Helvetica"/>
                                <w:b/>
                                <w:bCs/>
                                <w:i w:val="0"/>
                                <w:iCs w:val="0"/>
                                <w:color w:val="auto"/>
                                <w:sz w:val="14"/>
                                <w:szCs w:val="14"/>
                              </w:rPr>
                              <w:t xml:space="preserve">: </w:t>
                            </w:r>
                            <w:r w:rsidRPr="00902872">
                              <w:rPr>
                                <w:rFonts w:ascii="Helvetica" w:hAnsi="Helvetica"/>
                                <w:i w:val="0"/>
                                <w:iCs w:val="0"/>
                                <w:color w:val="auto"/>
                                <w:sz w:val="14"/>
                                <w:szCs w:val="14"/>
                              </w:rPr>
                              <w:t xml:space="preserve">In the first step, we index all images in the database </w:t>
                            </w:r>
                            <w:r>
                              <w:rPr>
                                <w:rFonts w:ascii="Helvetica" w:hAnsi="Helvetica"/>
                                <w:i w:val="0"/>
                                <w:iCs w:val="0"/>
                                <w:color w:val="auto"/>
                                <w:sz w:val="14"/>
                                <w:szCs w:val="14"/>
                              </w:rPr>
                              <w:t xml:space="preserve">into a </w:t>
                            </w:r>
                            <w:r w:rsidRPr="00902872">
                              <w:rPr>
                                <w:rFonts w:ascii="Helvetica" w:hAnsi="Helvetica"/>
                                <w:i w:val="0"/>
                                <w:iCs w:val="0"/>
                                <w:color w:val="auto"/>
                                <w:sz w:val="14"/>
                                <w:szCs w:val="14"/>
                              </w:rPr>
                              <w:t>trained vocabulary tree</w:t>
                            </w:r>
                            <w:r>
                              <w:rPr>
                                <w:rFonts w:ascii="Helvetica" w:hAnsi="Helvetica"/>
                                <w:i w:val="0"/>
                                <w:iCs w:val="0"/>
                                <w:color w:val="auto"/>
                                <w:sz w:val="14"/>
                                <w:szCs w:val="14"/>
                              </w:rPr>
                              <w:t xml:space="preserve">, optimizing the </w:t>
                            </w:r>
                            <w:r w:rsidR="00F37671">
                              <w:rPr>
                                <w:rFonts w:ascii="Helvetica" w:hAnsi="Helvetica"/>
                                <w:i w:val="0"/>
                                <w:iCs w:val="0"/>
                                <w:color w:val="auto"/>
                                <w:sz w:val="14"/>
                                <w:szCs w:val="14"/>
                              </w:rPr>
                              <w:t>amount of leaf nodes based on the features detected</w:t>
                            </w:r>
                            <w:r w:rsidRPr="00902872">
                              <w:rPr>
                                <w:rFonts w:ascii="Helvetica" w:hAnsi="Helvetica"/>
                                <w:i w:val="0"/>
                                <w:iCs w:val="0"/>
                                <w:color w:val="auto"/>
                                <w:sz w:val="14"/>
                                <w:szCs w:val="14"/>
                              </w:rPr>
                              <w:t xml:space="preserve">. </w:t>
                            </w:r>
                            <w:r w:rsidR="00244C0C">
                              <w:rPr>
                                <w:rFonts w:ascii="Helvetica" w:hAnsi="Helvetica"/>
                                <w:i w:val="0"/>
                                <w:iCs w:val="0"/>
                                <w:color w:val="auto"/>
                                <w:sz w:val="14"/>
                                <w:szCs w:val="14"/>
                              </w:rPr>
                              <w:t>We then</w:t>
                            </w:r>
                            <w:r w:rsidRPr="00902872">
                              <w:rPr>
                                <w:rFonts w:ascii="Helvetica" w:hAnsi="Helvetica"/>
                                <w:i w:val="0"/>
                                <w:iCs w:val="0"/>
                                <w:color w:val="auto"/>
                                <w:sz w:val="14"/>
                                <w:szCs w:val="14"/>
                              </w:rPr>
                              <w:t xml:space="preserve"> establish the word-image inverted index</w:t>
                            </w:r>
                            <w:r w:rsidR="00244C0C">
                              <w:rPr>
                                <w:rFonts w:ascii="Helvetica" w:hAnsi="Helvetica"/>
                                <w:i w:val="0"/>
                                <w:iCs w:val="0"/>
                                <w:color w:val="auto"/>
                                <w:sz w:val="14"/>
                                <w:szCs w:val="14"/>
                              </w:rPr>
                              <w:t xml:space="preserve"> structure called the Bag of Words</w:t>
                            </w:r>
                            <w:r w:rsidRPr="00902872">
                              <w:rPr>
                                <w:rFonts w:ascii="Helvetica" w:hAnsi="Helvetica"/>
                                <w:i w:val="0"/>
                                <w:iCs w:val="0"/>
                                <w:color w:val="auto"/>
                                <w:sz w:val="14"/>
                                <w:szCs w:val="14"/>
                              </w:rPr>
                              <w:t>.</w:t>
                            </w:r>
                            <w:r w:rsidR="00F37671">
                              <w:rPr>
                                <w:rFonts w:ascii="Helvetica" w:hAnsi="Helvetica"/>
                                <w:i w:val="0"/>
                                <w:iCs w:val="0"/>
                                <w:color w:val="auto"/>
                                <w:sz w:val="14"/>
                                <w:szCs w:val="14"/>
                              </w:rPr>
                              <w:t xml:space="preserve"> </w:t>
                            </w:r>
                            <w:r w:rsidRPr="00F37671">
                              <w:rPr>
                                <w:rFonts w:ascii="Helvetica" w:hAnsi="Helvetica"/>
                                <w:i w:val="0"/>
                                <w:iCs w:val="0"/>
                                <w:color w:val="auto"/>
                                <w:sz w:val="14"/>
                                <w:szCs w:val="14"/>
                              </w:rPr>
                              <w:t>The second step involves processing each query image through the inverted index structure</w:t>
                            </w:r>
                            <w:r w:rsidR="00244C0C">
                              <w:rPr>
                                <w:rFonts w:ascii="Helvetica" w:hAnsi="Helvetica"/>
                                <w:i w:val="0"/>
                                <w:iCs w:val="0"/>
                                <w:color w:val="auto"/>
                                <w:sz w:val="14"/>
                                <w:szCs w:val="14"/>
                              </w:rPr>
                              <w:t>,</w:t>
                            </w:r>
                            <w:r w:rsidRPr="00F37671">
                              <w:rPr>
                                <w:rFonts w:ascii="Helvetica" w:hAnsi="Helvetica"/>
                                <w:i w:val="0"/>
                                <w:iCs w:val="0"/>
                                <w:color w:val="auto"/>
                                <w:sz w:val="14"/>
                                <w:szCs w:val="14"/>
                              </w:rPr>
                              <w:t xml:space="preserve"> enabl</w:t>
                            </w:r>
                            <w:r w:rsidR="00244C0C">
                              <w:rPr>
                                <w:rFonts w:ascii="Helvetica" w:hAnsi="Helvetica"/>
                                <w:i w:val="0"/>
                                <w:iCs w:val="0"/>
                                <w:color w:val="auto"/>
                                <w:sz w:val="14"/>
                                <w:szCs w:val="14"/>
                              </w:rPr>
                              <w:t>ing</w:t>
                            </w:r>
                            <w:r w:rsidRPr="00F37671">
                              <w:rPr>
                                <w:rFonts w:ascii="Helvetica" w:hAnsi="Helvetica"/>
                                <w:i w:val="0"/>
                                <w:iCs w:val="0"/>
                                <w:color w:val="auto"/>
                                <w:sz w:val="14"/>
                                <w:szCs w:val="14"/>
                              </w:rPr>
                              <w:t xml:space="preserve"> us to retrieve images that bear a resemblance to the query image. Utilizing all retrieved results, we construct the image topological connection network.</w:t>
                            </w:r>
                            <w:r w:rsidR="00244C0C">
                              <w:rPr>
                                <w:rFonts w:ascii="Helvetica" w:hAnsi="Helvetica"/>
                                <w:i w:val="0"/>
                                <w:iCs w:val="0"/>
                                <w:color w:val="auto"/>
                                <w:sz w:val="14"/>
                                <w:szCs w:val="14"/>
                              </w:rPr>
                              <w:t xml:space="preserve"> </w:t>
                            </w:r>
                            <w:r w:rsidRPr="00F37671">
                              <w:rPr>
                                <w:rFonts w:ascii="Helvetica" w:hAnsi="Helvetica"/>
                                <w:i w:val="0"/>
                                <w:iCs w:val="0"/>
                                <w:color w:val="auto"/>
                                <w:sz w:val="14"/>
                                <w:szCs w:val="14"/>
                              </w:rPr>
                              <w:t xml:space="preserve">In the final step, for every matched pair, we first secure initial matches using the direct index's acceleration feature. </w:t>
                            </w:r>
                            <w:r w:rsidR="001D0C9C">
                              <w:rPr>
                                <w:rFonts w:ascii="Helvetica" w:hAnsi="Helvetica"/>
                                <w:i w:val="0"/>
                                <w:iCs w:val="0"/>
                                <w:color w:val="auto"/>
                                <w:sz w:val="14"/>
                                <w:szCs w:val="14"/>
                              </w:rPr>
                              <w:t>Then</w:t>
                            </w:r>
                            <w:r w:rsidRPr="00F37671">
                              <w:rPr>
                                <w:rFonts w:ascii="Helvetica" w:hAnsi="Helvetica"/>
                                <w:i w:val="0"/>
                                <w:iCs w:val="0"/>
                                <w:color w:val="auto"/>
                                <w:sz w:val="14"/>
                                <w:szCs w:val="14"/>
                              </w:rPr>
                              <w:t xml:space="preserve"> we refine these matches by integrating both local and global geometric 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68A4" id="Text Box 1586665343" o:spid="_x0000_s1029" type="#_x0000_t202" style="position:absolute;left:0;text-align:left;margin-left:-7.35pt;margin-top:352pt;width:516.1pt;height:61.6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" filled="f" stroked="f" strokeweight=".5pt">
                <v:textbox>
                  <w:txbxContent>
                    <w:p w14:paraId="1CA78076" w14:textId="77777777" w:rsidR="00902872" w:rsidRPr="00F37671" w:rsidRDefault="00902872" w:rsidP="00F37671">
                      <w:pPr>
                        <w:pStyle w:val="Caption"/>
                        <w:spacing w:after="0"/>
                        <w:rPr>
                          <w:rFonts w:ascii="Helvetica" w:hAnsi="Helvetica"/>
                          <w:i w:val="0"/>
                          <w:iCs w:val="0"/>
                          <w:color w:val="auto"/>
                          <w:sz w:val="14"/>
                          <w:szCs w:val="14"/>
                        </w:rPr>
                      </w:pPr>
                      <w:r>
                        <w:rPr>
                          <w:rFonts w:ascii="Helvetica" w:hAnsi="Helvetica"/>
                          <w:b/>
                          <w:bCs/>
                          <w:i w:val="0"/>
                          <w:iCs w:val="0"/>
                          <w:sz w:val="14"/>
                          <w:szCs w:val="14"/>
                        </w:rPr>
                        <w:t>Figure</w:t>
                      </w:r>
                      <w:r w:rsidR="00C9487E">
                        <w:rPr>
                          <w:rFonts w:ascii="Helvetica" w:hAnsi="Helvetica"/>
                          <w:b/>
                          <w:bCs/>
                          <w:i w:val="0"/>
                          <w:iCs w:val="0"/>
                          <w:sz w:val="14"/>
                          <w:szCs w:val="14"/>
                        </w:rPr>
                        <w:t xml:space="preserve"> 10</w:t>
                      </w:r>
                      <w:r>
                        <w:rPr>
                          <w:rFonts w:ascii="Helvetica" w:hAnsi="Helvetica"/>
                          <w:b/>
                          <w:bCs/>
                          <w:i w:val="0"/>
                          <w:iCs w:val="0"/>
                          <w:sz w:val="14"/>
                          <w:szCs w:val="14"/>
                        </w:rPr>
                        <w:t xml:space="preserve">. </w:t>
                      </w:r>
                      <w:r>
                        <w:rPr>
                          <w:rFonts w:ascii="Helvetica" w:hAnsi="Helvetica"/>
                          <w:b/>
                          <w:bCs/>
                          <w:i w:val="0"/>
                          <w:iCs w:val="0"/>
                          <w:color w:val="auto"/>
                          <w:sz w:val="14"/>
                          <w:szCs w:val="14"/>
                        </w:rPr>
                        <w:t>Proposed Algorithm</w:t>
                      </w:r>
                      <w:r w:rsidRPr="00A45014">
                        <w:rPr>
                          <w:rFonts w:ascii="Helvetica" w:hAnsi="Helvetica"/>
                          <w:b/>
                          <w:bCs/>
                          <w:i w:val="0"/>
                          <w:iCs w:val="0"/>
                          <w:color w:val="auto"/>
                          <w:sz w:val="14"/>
                          <w:szCs w:val="14"/>
                        </w:rPr>
                        <w:t xml:space="preserve">: </w:t>
                      </w:r>
                      <w:r w:rsidRPr="00902872">
                        <w:rPr>
                          <w:rFonts w:ascii="Helvetica" w:hAnsi="Helvetica"/>
                          <w:i w:val="0"/>
                          <w:iCs w:val="0"/>
                          <w:color w:val="auto"/>
                          <w:sz w:val="14"/>
                          <w:szCs w:val="14"/>
                        </w:rPr>
                        <w:t xml:space="preserve">In the first step, we index all images in the database </w:t>
                      </w:r>
                      <w:r>
                        <w:rPr>
                          <w:rFonts w:ascii="Helvetica" w:hAnsi="Helvetica"/>
                          <w:i w:val="0"/>
                          <w:iCs w:val="0"/>
                          <w:color w:val="auto"/>
                          <w:sz w:val="14"/>
                          <w:szCs w:val="14"/>
                        </w:rPr>
                        <w:t xml:space="preserve">into a </w:t>
                      </w:r>
                      <w:r w:rsidRPr="00902872">
                        <w:rPr>
                          <w:rFonts w:ascii="Helvetica" w:hAnsi="Helvetica"/>
                          <w:i w:val="0"/>
                          <w:iCs w:val="0"/>
                          <w:color w:val="auto"/>
                          <w:sz w:val="14"/>
                          <w:szCs w:val="14"/>
                        </w:rPr>
                        <w:t>trained vocabulary tree</w:t>
                      </w:r>
                      <w:r>
                        <w:rPr>
                          <w:rFonts w:ascii="Helvetica" w:hAnsi="Helvetica"/>
                          <w:i w:val="0"/>
                          <w:iCs w:val="0"/>
                          <w:color w:val="auto"/>
                          <w:sz w:val="14"/>
                          <w:szCs w:val="14"/>
                        </w:rPr>
                        <w:t xml:space="preserve">, optimizing the </w:t>
                      </w:r>
                      <w:r w:rsidR="00F37671">
                        <w:rPr>
                          <w:rFonts w:ascii="Helvetica" w:hAnsi="Helvetica"/>
                          <w:i w:val="0"/>
                          <w:iCs w:val="0"/>
                          <w:color w:val="auto"/>
                          <w:sz w:val="14"/>
                          <w:szCs w:val="14"/>
                        </w:rPr>
                        <w:t>amount of leaf nodes based on the features detected</w:t>
                      </w:r>
                      <w:r w:rsidRPr="00902872">
                        <w:rPr>
                          <w:rFonts w:ascii="Helvetica" w:hAnsi="Helvetica"/>
                          <w:i w:val="0"/>
                          <w:iCs w:val="0"/>
                          <w:color w:val="auto"/>
                          <w:sz w:val="14"/>
                          <w:szCs w:val="14"/>
                        </w:rPr>
                        <w:t xml:space="preserve">. </w:t>
                      </w:r>
                      <w:r w:rsidR="00244C0C">
                        <w:rPr>
                          <w:rFonts w:ascii="Helvetica" w:hAnsi="Helvetica"/>
                          <w:i w:val="0"/>
                          <w:iCs w:val="0"/>
                          <w:color w:val="auto"/>
                          <w:sz w:val="14"/>
                          <w:szCs w:val="14"/>
                        </w:rPr>
                        <w:t>We then</w:t>
                      </w:r>
                      <w:r w:rsidRPr="00902872">
                        <w:rPr>
                          <w:rFonts w:ascii="Helvetica" w:hAnsi="Helvetica"/>
                          <w:i w:val="0"/>
                          <w:iCs w:val="0"/>
                          <w:color w:val="auto"/>
                          <w:sz w:val="14"/>
                          <w:szCs w:val="14"/>
                        </w:rPr>
                        <w:t xml:space="preserve"> establish the word-image inverted index</w:t>
                      </w:r>
                      <w:r w:rsidR="00244C0C">
                        <w:rPr>
                          <w:rFonts w:ascii="Helvetica" w:hAnsi="Helvetica"/>
                          <w:i w:val="0"/>
                          <w:iCs w:val="0"/>
                          <w:color w:val="auto"/>
                          <w:sz w:val="14"/>
                          <w:szCs w:val="14"/>
                        </w:rPr>
                        <w:t xml:space="preserve"> structure called the Bag of Words</w:t>
                      </w:r>
                      <w:r w:rsidRPr="00902872">
                        <w:rPr>
                          <w:rFonts w:ascii="Helvetica" w:hAnsi="Helvetica"/>
                          <w:i w:val="0"/>
                          <w:iCs w:val="0"/>
                          <w:color w:val="auto"/>
                          <w:sz w:val="14"/>
                          <w:szCs w:val="14"/>
                        </w:rPr>
                        <w:t>.</w:t>
                      </w:r>
                      <w:r w:rsidR="00F37671">
                        <w:rPr>
                          <w:rFonts w:ascii="Helvetica" w:hAnsi="Helvetica"/>
                          <w:i w:val="0"/>
                          <w:iCs w:val="0"/>
                          <w:color w:val="auto"/>
                          <w:sz w:val="14"/>
                          <w:szCs w:val="14"/>
                        </w:rPr>
                        <w:t xml:space="preserve"> </w:t>
                      </w:r>
                      <w:r w:rsidRPr="00F37671">
                        <w:rPr>
                          <w:rFonts w:ascii="Helvetica" w:hAnsi="Helvetica"/>
                          <w:i w:val="0"/>
                          <w:iCs w:val="0"/>
                          <w:color w:val="auto"/>
                          <w:sz w:val="14"/>
                          <w:szCs w:val="14"/>
                        </w:rPr>
                        <w:t>The second step involves processing each query image through the inverted index structure</w:t>
                      </w:r>
                      <w:r w:rsidR="00244C0C">
                        <w:rPr>
                          <w:rFonts w:ascii="Helvetica" w:hAnsi="Helvetica"/>
                          <w:i w:val="0"/>
                          <w:iCs w:val="0"/>
                          <w:color w:val="auto"/>
                          <w:sz w:val="14"/>
                          <w:szCs w:val="14"/>
                        </w:rPr>
                        <w:t>,</w:t>
                      </w:r>
                      <w:r w:rsidRPr="00F37671">
                        <w:rPr>
                          <w:rFonts w:ascii="Helvetica" w:hAnsi="Helvetica"/>
                          <w:i w:val="0"/>
                          <w:iCs w:val="0"/>
                          <w:color w:val="auto"/>
                          <w:sz w:val="14"/>
                          <w:szCs w:val="14"/>
                        </w:rPr>
                        <w:t xml:space="preserve"> enabl</w:t>
                      </w:r>
                      <w:r w:rsidR="00244C0C">
                        <w:rPr>
                          <w:rFonts w:ascii="Helvetica" w:hAnsi="Helvetica"/>
                          <w:i w:val="0"/>
                          <w:iCs w:val="0"/>
                          <w:color w:val="auto"/>
                          <w:sz w:val="14"/>
                          <w:szCs w:val="14"/>
                        </w:rPr>
                        <w:t>ing</w:t>
                      </w:r>
                      <w:r w:rsidRPr="00F37671">
                        <w:rPr>
                          <w:rFonts w:ascii="Helvetica" w:hAnsi="Helvetica"/>
                          <w:i w:val="0"/>
                          <w:iCs w:val="0"/>
                          <w:color w:val="auto"/>
                          <w:sz w:val="14"/>
                          <w:szCs w:val="14"/>
                        </w:rPr>
                        <w:t xml:space="preserve"> us to retrieve images that bear a resemblance to the query image. Utilizing all retrieved results, we construct the image topological connection network.</w:t>
                      </w:r>
                      <w:r w:rsidR="00244C0C">
                        <w:rPr>
                          <w:rFonts w:ascii="Helvetica" w:hAnsi="Helvetica"/>
                          <w:i w:val="0"/>
                          <w:iCs w:val="0"/>
                          <w:color w:val="auto"/>
                          <w:sz w:val="14"/>
                          <w:szCs w:val="14"/>
                        </w:rPr>
                        <w:t xml:space="preserve"> </w:t>
                      </w:r>
                      <w:r w:rsidRPr="00F37671">
                        <w:rPr>
                          <w:rFonts w:ascii="Helvetica" w:hAnsi="Helvetica"/>
                          <w:i w:val="0"/>
                          <w:iCs w:val="0"/>
                          <w:color w:val="auto"/>
                          <w:sz w:val="14"/>
                          <w:szCs w:val="14"/>
                        </w:rPr>
                        <w:t xml:space="preserve">In the final step, for every matched pair, we first secure initial matches using the direct index's acceleration feature. </w:t>
                      </w:r>
                      <w:r w:rsidR="001D0C9C">
                        <w:rPr>
                          <w:rFonts w:ascii="Helvetica" w:hAnsi="Helvetica"/>
                          <w:i w:val="0"/>
                          <w:iCs w:val="0"/>
                          <w:color w:val="auto"/>
                          <w:sz w:val="14"/>
                          <w:szCs w:val="14"/>
                        </w:rPr>
                        <w:t>Then</w:t>
                      </w:r>
                      <w:r w:rsidRPr="00F37671">
                        <w:rPr>
                          <w:rFonts w:ascii="Helvetica" w:hAnsi="Helvetica"/>
                          <w:i w:val="0"/>
                          <w:iCs w:val="0"/>
                          <w:color w:val="auto"/>
                          <w:sz w:val="14"/>
                          <w:szCs w:val="14"/>
                        </w:rPr>
                        <w:t xml:space="preserve"> we refine these matches by integrating both local and global geometric constraints.</w:t>
                      </w:r>
                    </w:p>
                  </w:txbxContent>
                </v:textbox>
              </v:shape>
            </w:pict>
          </mc:Fallback>
        </mc:AlternateContent>
      </w:r>
      <w:r>
        <w:rPr>
          <w:noProof/>
        </w:rPr>
        <w:drawing>
          <wp:anchor distT="0" distB="0" distL="114300" distR="114300" simplePos="0" relativeHeight="251658249" behindDoc="0" locked="0" layoutInCell="1" allowOverlap="1" wp14:anchorId="56F9FD70" wp14:editId="3F220EA7">
            <wp:simplePos x="0" y="0"/>
            <wp:positionH relativeFrom="column">
              <wp:posOffset>-256540</wp:posOffset>
            </wp:positionH>
            <wp:positionV relativeFrom="paragraph">
              <wp:posOffset>1323271</wp:posOffset>
            </wp:positionV>
            <wp:extent cx="6863715" cy="3031490"/>
            <wp:effectExtent l="0" t="0" r="0" b="0"/>
            <wp:wrapNone/>
            <wp:docPr id="1812791842" name="Picture 181279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1842" name="Picture 18127918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63715" cy="3031490"/>
                    </a:xfrm>
                    <a:prstGeom prst="rect">
                      <a:avLst/>
                    </a:prstGeom>
                  </pic:spPr>
                </pic:pic>
              </a:graphicData>
            </a:graphic>
            <wp14:sizeRelH relativeFrom="page">
              <wp14:pctWidth>0</wp14:pctWidth>
            </wp14:sizeRelH>
            <wp14:sizeRelV relativeFrom="page">
              <wp14:pctHeight>0</wp14:pctHeight>
            </wp14:sizeRelV>
          </wp:anchor>
        </w:drawing>
      </w:r>
      <w:r w:rsidR="71265913" w:rsidRPr="003579E9">
        <w:rPr>
          <w:rFonts w:ascii="Times" w:hAnsi="Times" w:cs="Times New Roman"/>
          <w:spacing w:val="0"/>
        </w:rPr>
        <w:t xml:space="preserve">We were able to match most of the processes and techniques followed by the authors. We also saw a massive improvement in the time taken to build the </w:t>
      </w:r>
      <w:r w:rsidR="719EC70C" w:rsidRPr="003579E9">
        <w:rPr>
          <w:rFonts w:ascii="Times" w:hAnsi="Times" w:cs="Times New Roman"/>
          <w:spacing w:val="0"/>
        </w:rPr>
        <w:t>vocabulary tree for larger datasets over the time mentioned in</w:t>
      </w:r>
      <w:r w:rsidR="719EC70C" w:rsidRPr="003579E9">
        <w:rPr>
          <w:rFonts w:ascii="Times" w:hAnsi="Times" w:cs="Times New Roman"/>
          <w:spacing w:val="0"/>
        </w:rPr>
        <w:t xml:space="preserve"> the </w:t>
      </w:r>
      <w:r w:rsidR="719EC70C" w:rsidRPr="003579E9">
        <w:rPr>
          <w:rFonts w:ascii="Times" w:hAnsi="Times" w:cs="Times New Roman"/>
          <w:spacing w:val="0"/>
        </w:rPr>
        <w:t xml:space="preserve">original paper. </w:t>
      </w:r>
      <w:r w:rsidR="00591746">
        <w:rPr>
          <w:rFonts w:ascii="Times" w:hAnsi="Times" w:cs="Times New Roman"/>
          <w:spacing w:val="0"/>
        </w:rPr>
        <w:br w:type="column"/>
      </w:r>
      <w:r w:rsidR="719EC70C" w:rsidRPr="003579E9">
        <w:rPr>
          <w:rFonts w:ascii="Times" w:hAnsi="Times" w:cs="Times New Roman"/>
          <w:spacing w:val="0"/>
        </w:rPr>
        <w:t>This was mostly due to the difference in com</w:t>
      </w:r>
      <w:r w:rsidR="50BB0702" w:rsidRPr="003579E9">
        <w:rPr>
          <w:rFonts w:ascii="Times" w:hAnsi="Times" w:cs="Times New Roman"/>
          <w:spacing w:val="0"/>
        </w:rPr>
        <w:t>putational capacity of our machines and the machines at the time of the original research. As far as scalability is concerned, the recognition sch</w:t>
      </w:r>
      <w:r w:rsidR="4758E8DA" w:rsidRPr="003579E9">
        <w:rPr>
          <w:rFonts w:ascii="Times" w:hAnsi="Times" w:cs="Times New Roman"/>
          <w:spacing w:val="0"/>
        </w:rPr>
        <w:t>eme was easily able to</w:t>
      </w:r>
      <w:r w:rsidR="719EC70C" w:rsidRPr="003579E9">
        <w:rPr>
          <w:rFonts w:ascii="Times" w:hAnsi="Times" w:cs="Times New Roman"/>
          <w:spacing w:val="0"/>
        </w:rPr>
        <w:t xml:space="preserve"> </w:t>
      </w:r>
      <w:r w:rsidR="4758E8DA" w:rsidRPr="003579E9">
        <w:rPr>
          <w:rFonts w:ascii="Times" w:hAnsi="Times" w:cs="Times New Roman"/>
          <w:spacing w:val="0"/>
        </w:rPr>
        <w:t xml:space="preserve">scale as the number of nodes in the tree increased. We also observed that </w:t>
      </w:r>
      <w:r w:rsidR="37370F47" w:rsidRPr="003579E9">
        <w:rPr>
          <w:rFonts w:ascii="Times" w:hAnsi="Times" w:cs="Times New Roman"/>
          <w:spacing w:val="0"/>
        </w:rPr>
        <w:t>the</w:t>
      </w:r>
      <w:r w:rsidR="4758E8DA" w:rsidRPr="003579E9">
        <w:rPr>
          <w:rFonts w:ascii="Times" w:hAnsi="Times" w:cs="Times New Roman"/>
          <w:spacing w:val="0"/>
        </w:rPr>
        <w:t xml:space="preserve"> </w:t>
      </w:r>
      <w:r w:rsidR="44676DF7" w:rsidRPr="003579E9">
        <w:rPr>
          <w:rFonts w:ascii="Times" w:hAnsi="Times" w:cs="Times New Roman"/>
          <w:spacing w:val="0"/>
        </w:rPr>
        <w:t>higher number of</w:t>
      </w:r>
      <w:r w:rsidR="719EC70C" w:rsidRPr="003579E9">
        <w:rPr>
          <w:rFonts w:ascii="Times" w:hAnsi="Times" w:cs="Times New Roman"/>
          <w:spacing w:val="0"/>
        </w:rPr>
        <w:t xml:space="preserve"> </w:t>
      </w:r>
      <w:r w:rsidR="44676DF7" w:rsidRPr="003579E9">
        <w:rPr>
          <w:rFonts w:ascii="Times" w:hAnsi="Times" w:cs="Times New Roman"/>
          <w:spacing w:val="0"/>
        </w:rPr>
        <w:t>leaf nodes in the tree resulting from higher va</w:t>
      </w:r>
      <w:r w:rsidR="67B09A59" w:rsidRPr="003579E9">
        <w:rPr>
          <w:rFonts w:ascii="Times" w:hAnsi="Times" w:cs="Times New Roman"/>
          <w:spacing w:val="0"/>
        </w:rPr>
        <w:t>lues for K and L gave us quicker time to query an image but increased the time taken to build the database. On the other hand,</w:t>
      </w:r>
      <w:r w:rsidR="719EC70C" w:rsidRPr="003579E9">
        <w:rPr>
          <w:rFonts w:ascii="Times" w:hAnsi="Times" w:cs="Times New Roman"/>
          <w:spacing w:val="0"/>
        </w:rPr>
        <w:t xml:space="preserve"> </w:t>
      </w:r>
      <w:r w:rsidR="15705818" w:rsidRPr="003579E9">
        <w:rPr>
          <w:rFonts w:ascii="Times" w:hAnsi="Times" w:cs="Times New Roman"/>
          <w:spacing w:val="0"/>
        </w:rPr>
        <w:t>the smaller number of nodes in the vocabulary tree led to a decrease in the time to build the database but increased the query time. With the further tuning of different values, it’s possible to achi</w:t>
      </w:r>
      <w:r w:rsidR="312AE442" w:rsidRPr="003579E9">
        <w:rPr>
          <w:rFonts w:ascii="Times" w:hAnsi="Times" w:cs="Times New Roman"/>
          <w:spacing w:val="0"/>
        </w:rPr>
        <w:t>eve an</w:t>
      </w:r>
      <w:r w:rsidR="15705818" w:rsidRPr="003579E9">
        <w:rPr>
          <w:rFonts w:ascii="Times" w:hAnsi="Times" w:cs="Times New Roman"/>
          <w:spacing w:val="0"/>
        </w:rPr>
        <w:t xml:space="preserve"> even </w:t>
      </w:r>
      <w:r w:rsidR="2C8C8FFD" w:rsidRPr="003579E9">
        <w:rPr>
          <w:rFonts w:ascii="Times" w:hAnsi="Times" w:cs="Times New Roman"/>
          <w:spacing w:val="0"/>
        </w:rPr>
        <w:t>m</w:t>
      </w:r>
      <w:r w:rsidR="2C8C8FFD" w:rsidRPr="003579E9">
        <w:rPr>
          <w:rFonts w:ascii="Times" w:hAnsi="Times" w:cs="Times New Roman"/>
          <w:spacing w:val="0"/>
        </w:rPr>
        <w:t xml:space="preserve">ore scalable and efficient image </w:t>
      </w:r>
      <w:r w:rsidR="76F24AAB" w:rsidRPr="003579E9">
        <w:rPr>
          <w:rFonts w:ascii="Times" w:hAnsi="Times" w:cs="Times New Roman"/>
          <w:spacing w:val="0"/>
        </w:rPr>
        <w:t>recognition</w:t>
      </w:r>
      <w:r w:rsidR="2C8C8FFD" w:rsidRPr="003579E9">
        <w:rPr>
          <w:rFonts w:ascii="Times" w:hAnsi="Times" w:cs="Times New Roman"/>
          <w:spacing w:val="0"/>
        </w:rPr>
        <w:t xml:space="preserve"> pipeline which </w:t>
      </w:r>
      <w:r w:rsidR="003579E9" w:rsidRPr="003579E9">
        <w:rPr>
          <w:rFonts w:ascii="Times" w:hAnsi="Times" w:cs="Times New Roman"/>
          <w:spacing w:val="0"/>
        </w:rPr>
        <w:t>can</w:t>
      </w:r>
      <w:r w:rsidR="2C8C8FFD" w:rsidRPr="003579E9">
        <w:rPr>
          <w:rFonts w:ascii="Times" w:hAnsi="Times" w:cs="Times New Roman"/>
          <w:spacing w:val="0"/>
        </w:rPr>
        <w:t xml:space="preserve"> find an optimal trade-off between the database building time and </w:t>
      </w:r>
      <w:r w:rsidR="1ACBBDE0" w:rsidRPr="003579E9">
        <w:rPr>
          <w:rFonts w:ascii="Times" w:hAnsi="Times" w:cs="Times New Roman"/>
          <w:spacing w:val="0"/>
        </w:rPr>
        <w:t>the query</w:t>
      </w:r>
      <w:r w:rsidR="2C8C8FFD" w:rsidRPr="003579E9">
        <w:rPr>
          <w:rFonts w:ascii="Times" w:hAnsi="Times" w:cs="Times New Roman"/>
          <w:spacing w:val="0"/>
        </w:rPr>
        <w:t xml:space="preserve"> </w:t>
      </w:r>
      <w:r w:rsidR="1ACBBDE0" w:rsidRPr="003579E9">
        <w:rPr>
          <w:rFonts w:ascii="Times" w:hAnsi="Times" w:cs="Times New Roman"/>
          <w:spacing w:val="0"/>
        </w:rPr>
        <w:t>time.</w:t>
      </w:r>
      <w:r w:rsidR="2C8C8FFD" w:rsidRPr="003579E9">
        <w:rPr>
          <w:rFonts w:ascii="Times" w:hAnsi="Times" w:cs="Times New Roman"/>
          <w:spacing w:val="0"/>
        </w:rPr>
        <w:t xml:space="preserve"> </w:t>
      </w:r>
    </w:p>
    <w:p w14:paraId="13629976" w14:textId="0803E709" w:rsidR="00486E60" w:rsidRPr="00E91452" w:rsidRDefault="001C597C" w:rsidP="00165F70">
      <w:pPr>
        <w:pStyle w:val="H1ListSpace"/>
      </w:pPr>
      <w:r w:rsidRPr="00165F70">
        <w:t>CONCLUSION</w:t>
      </w:r>
    </w:p>
    <w:p w14:paraId="0B9D949A" w14:textId="3E0DCC48" w:rsidR="001C164F" w:rsidRPr="00216469" w:rsidRDefault="4985CD53" w:rsidP="00216469">
      <w:pPr>
        <w:jc w:val="both"/>
        <w:rPr>
          <w:rFonts w:ascii="Times" w:hAnsi="Times"/>
          <w:sz w:val="20"/>
          <w:szCs w:val="20"/>
        </w:rPr>
      </w:pPr>
      <w:r w:rsidRPr="003579E9">
        <w:rPr>
          <w:rFonts w:ascii="Times" w:hAnsi="Times"/>
          <w:sz w:val="20"/>
          <w:szCs w:val="20"/>
        </w:rPr>
        <w:t>Building a vocabulary tree using the bag of visual words for images helps to achieve a scalable image recognition system. The tree built using hierarchical k-means clustering resulted in efficiently finding a similar match for the query images. The performance was tested on the Microsoft COCO dataset with up to 100K images and short videos with hundreds of frames. The project was able to accurately find the matching for all the test videos and small-size datasets in a quick span of time. It was seen that the time taken to build the tree and query the image was affected by various factors like the feature detector use, branching factor, levels of the tree, RANSAC threshold, etc. Further experimentation with these factors and their optimization to reduce the final query time could be the possible future direction for this research.</w:t>
      </w:r>
    </w:p>
    <w:p w14:paraId="29586C40" w14:textId="1731F388" w:rsidR="001C164F" w:rsidRDefault="001C164F" w:rsidP="002B1679">
      <w:pPr>
        <w:pStyle w:val="PARA"/>
        <w:rPr>
          <w:rFonts w:ascii="Times" w:hAnsi="Times"/>
        </w:rPr>
      </w:pPr>
      <w:r>
        <w:rPr>
          <w:rFonts w:ascii="Times" w:hAnsi="Times"/>
        </w:rPr>
        <w:br w:type="page"/>
      </w:r>
    </w:p>
    <w:p w14:paraId="725875F4" w14:textId="79B5D7A4" w:rsidR="001C164F" w:rsidRDefault="003A01EA" w:rsidP="003A01EA">
      <w:pPr>
        <w:pStyle w:val="H1"/>
        <w:spacing w:before="300"/>
      </w:pPr>
      <w:r w:rsidRPr="00EC7F67">
        <w:lastRenderedPageBreak/>
        <w:t>ACKNOWLEDGMENT</w:t>
      </w:r>
    </w:p>
    <w:p w14:paraId="5F78362F" w14:textId="449D9911" w:rsidR="0092781A" w:rsidRPr="00D25DE3" w:rsidRDefault="00D25DE3" w:rsidP="004653B3">
      <w:pPr>
        <w:pStyle w:val="H1"/>
        <w:spacing w:before="300"/>
        <w:jc w:val="both"/>
        <w:rPr>
          <w:ins w:id="2" w:author="{1318E7D6-1C8A-BB40-9D44-D842484DCD02}" w:date="2023-06-08T01:59:00Z"/>
          <w:rFonts w:ascii="Times" w:hAnsi="Times" w:cs="Times New Roman"/>
          <w:b w:val="0"/>
          <w:color w:val="auto"/>
          <w:sz w:val="20"/>
          <w:szCs w:val="20"/>
        </w:rPr>
      </w:pPr>
      <w:r>
        <w:rPr>
          <w:rFonts w:ascii="Times" w:hAnsi="Times" w:cs="Times New Roman"/>
          <w:b w:val="0"/>
          <w:bCs w:val="0"/>
          <w:color w:val="auto"/>
          <w:sz w:val="20"/>
          <w:szCs w:val="20"/>
        </w:rPr>
        <w:t>We e</w:t>
      </w:r>
      <w:r w:rsidRPr="00D25DE3">
        <w:rPr>
          <w:rFonts w:ascii="Times" w:hAnsi="Times" w:cs="Times New Roman"/>
          <w:b w:val="0"/>
          <w:bCs w:val="0"/>
          <w:color w:val="auto"/>
          <w:sz w:val="20"/>
          <w:szCs w:val="20"/>
        </w:rPr>
        <w:t xml:space="preserve">xpress </w:t>
      </w:r>
      <w:r>
        <w:rPr>
          <w:rFonts w:ascii="Times" w:hAnsi="Times" w:cs="Times New Roman"/>
          <w:b w:val="0"/>
          <w:bCs w:val="0"/>
          <w:color w:val="auto"/>
          <w:sz w:val="20"/>
          <w:szCs w:val="20"/>
        </w:rPr>
        <w:t>our</w:t>
      </w:r>
      <w:r w:rsidRPr="00D25DE3">
        <w:rPr>
          <w:rFonts w:ascii="Times" w:hAnsi="Times" w:cs="Times New Roman"/>
          <w:b w:val="0"/>
          <w:bCs w:val="0"/>
          <w:color w:val="auto"/>
          <w:sz w:val="20"/>
          <w:szCs w:val="20"/>
        </w:rPr>
        <w:t xml:space="preserve"> heartfelt gratitude to all those who helped </w:t>
      </w:r>
      <w:r w:rsidR="004653B3">
        <w:rPr>
          <w:rFonts w:ascii="Times" w:hAnsi="Times" w:cs="Times New Roman"/>
          <w:b w:val="0"/>
          <w:bCs w:val="0"/>
          <w:color w:val="auto"/>
          <w:sz w:val="20"/>
          <w:szCs w:val="20"/>
        </w:rPr>
        <w:t>us</w:t>
      </w:r>
      <w:r w:rsidRPr="00D25DE3">
        <w:rPr>
          <w:rFonts w:ascii="Times" w:hAnsi="Times" w:cs="Times New Roman"/>
          <w:b w:val="0"/>
          <w:bCs w:val="0"/>
          <w:color w:val="auto"/>
          <w:sz w:val="20"/>
          <w:szCs w:val="20"/>
        </w:rPr>
        <w:t xml:space="preserve"> to make this research paper. </w:t>
      </w:r>
      <w:r>
        <w:rPr>
          <w:rFonts w:ascii="Times" w:hAnsi="Times" w:cs="Times New Roman"/>
          <w:b w:val="0"/>
          <w:bCs w:val="0"/>
          <w:color w:val="auto"/>
          <w:sz w:val="20"/>
          <w:szCs w:val="20"/>
        </w:rPr>
        <w:t>We</w:t>
      </w:r>
      <w:r w:rsidRPr="00D25DE3">
        <w:rPr>
          <w:rFonts w:ascii="Times" w:hAnsi="Times" w:cs="Times New Roman"/>
          <w:b w:val="0"/>
          <w:bCs w:val="0"/>
          <w:color w:val="auto"/>
          <w:sz w:val="20"/>
          <w:szCs w:val="20"/>
        </w:rPr>
        <w:t xml:space="preserve"> extend special thanks to </w:t>
      </w:r>
      <w:r w:rsidR="004653B3">
        <w:rPr>
          <w:rFonts w:ascii="Times" w:hAnsi="Times" w:cs="Times New Roman"/>
          <w:b w:val="0"/>
          <w:bCs w:val="0"/>
          <w:color w:val="auto"/>
          <w:sz w:val="20"/>
          <w:szCs w:val="20"/>
        </w:rPr>
        <w:t>our</w:t>
      </w:r>
      <w:r w:rsidRPr="00D25DE3">
        <w:rPr>
          <w:rFonts w:ascii="Times" w:hAnsi="Times" w:cs="Times New Roman"/>
          <w:b w:val="0"/>
          <w:bCs w:val="0"/>
          <w:color w:val="auto"/>
          <w:sz w:val="20"/>
          <w:szCs w:val="20"/>
        </w:rPr>
        <w:t xml:space="preserve"> advisor, Professor C</w:t>
      </w:r>
      <w:r w:rsidR="004653B3">
        <w:rPr>
          <w:rFonts w:ascii="Times" w:hAnsi="Times" w:cs="Times New Roman"/>
          <w:b w:val="0"/>
          <w:bCs w:val="0"/>
          <w:color w:val="auto"/>
          <w:sz w:val="20"/>
          <w:szCs w:val="20"/>
        </w:rPr>
        <w:t>lark</w:t>
      </w:r>
      <w:r w:rsidRPr="00D25DE3">
        <w:rPr>
          <w:rFonts w:ascii="Times" w:hAnsi="Times" w:cs="Times New Roman"/>
          <w:b w:val="0"/>
          <w:bCs w:val="0"/>
          <w:color w:val="auto"/>
          <w:sz w:val="20"/>
          <w:szCs w:val="20"/>
        </w:rPr>
        <w:t xml:space="preserve"> </w:t>
      </w:r>
      <w:r w:rsidR="004653B3">
        <w:rPr>
          <w:rFonts w:ascii="Times" w:hAnsi="Times" w:cs="Times New Roman"/>
          <w:b w:val="0"/>
          <w:bCs w:val="0"/>
          <w:color w:val="auto"/>
          <w:sz w:val="20"/>
          <w:szCs w:val="20"/>
        </w:rPr>
        <w:t>Olson</w:t>
      </w:r>
      <w:r w:rsidRPr="00D25DE3">
        <w:rPr>
          <w:rFonts w:ascii="Times" w:hAnsi="Times" w:cs="Times New Roman"/>
          <w:b w:val="0"/>
          <w:bCs w:val="0"/>
          <w:color w:val="auto"/>
          <w:sz w:val="20"/>
          <w:szCs w:val="20"/>
        </w:rPr>
        <w:t xml:space="preserve">, for </w:t>
      </w:r>
      <w:r w:rsidR="00203143">
        <w:rPr>
          <w:rFonts w:ascii="Times" w:hAnsi="Times" w:cs="Times New Roman"/>
          <w:b w:val="0"/>
          <w:bCs w:val="0"/>
          <w:color w:val="auto"/>
          <w:sz w:val="20"/>
          <w:szCs w:val="20"/>
        </w:rPr>
        <w:t>his</w:t>
      </w:r>
      <w:r w:rsidRPr="00D25DE3">
        <w:rPr>
          <w:rFonts w:ascii="Times" w:hAnsi="Times" w:cs="Times New Roman"/>
          <w:b w:val="0"/>
          <w:bCs w:val="0"/>
          <w:color w:val="auto"/>
          <w:sz w:val="20"/>
          <w:szCs w:val="20"/>
        </w:rPr>
        <w:t xml:space="preserve"> invaluable guidance, stimulating suggestions, and constant encouragement throughout the quarter (Sp23) and research process.</w:t>
      </w:r>
    </w:p>
    <w:p w14:paraId="4EB799D4" w14:textId="004D2197" w:rsidR="009261C4" w:rsidRPr="001C597C" w:rsidRDefault="001C597C" w:rsidP="001A4A79">
      <w:pPr>
        <w:pStyle w:val="H1"/>
        <w:spacing w:before="340"/>
      </w:pPr>
      <w:r w:rsidRPr="001C597C">
        <w:t>APPENDIX</w:t>
      </w:r>
    </w:p>
    <w:p w14:paraId="749546F5" w14:textId="48CAA56E" w:rsidR="009261C4" w:rsidRPr="006B62F1" w:rsidRDefault="008344A6" w:rsidP="009261C4">
      <w:pPr>
        <w:pStyle w:val="H1"/>
        <w:spacing w:before="0"/>
        <w:rPr>
          <w:b w:val="0"/>
          <w:bCs w:val="0"/>
          <w:i/>
          <w:iCs/>
        </w:rPr>
      </w:pPr>
      <w:r w:rsidRPr="006B62F1">
        <w:rPr>
          <w:b w:val="0"/>
          <w:bCs w:val="0"/>
          <w:i/>
          <w:iCs/>
        </w:rPr>
        <w:t>FUTURE CONSIDERATIONS</w:t>
      </w:r>
    </w:p>
    <w:p w14:paraId="798A6AE5" w14:textId="02641A7B" w:rsidR="0001799E" w:rsidRDefault="00CA557E" w:rsidP="0001799E">
      <w:pPr>
        <w:pStyle w:val="PARA"/>
      </w:pPr>
      <w:r>
        <w:t>Researchers wishing to replicate this experiment</w:t>
      </w:r>
      <w:r w:rsidR="00C13F1C" w:rsidRPr="00C13F1C">
        <w:t xml:space="preserve"> should consider the following points:</w:t>
      </w:r>
    </w:p>
    <w:p w14:paraId="0274C0B2" w14:textId="12EEDF7E" w:rsidR="00C24136" w:rsidRPr="003A582E" w:rsidRDefault="00DC218B" w:rsidP="28F9EC85">
      <w:pPr>
        <w:pStyle w:val="ListParagraph"/>
        <w:numPr>
          <w:ilvl w:val="0"/>
          <w:numId w:val="46"/>
        </w:numPr>
        <w:autoSpaceDE w:val="0"/>
        <w:autoSpaceDN w:val="0"/>
        <w:adjustRightInd w:val="0"/>
        <w:jc w:val="both"/>
        <w:rPr>
          <w:rFonts w:cs="TimesLTStd-Roman"/>
          <w:spacing w:val="-2"/>
          <w:sz w:val="20"/>
          <w:szCs w:val="20"/>
        </w:rPr>
      </w:pPr>
      <w:r w:rsidRPr="003A582E">
        <w:rPr>
          <w:rFonts w:cs="TimesLTStd-Roman"/>
          <w:spacing w:val="-2"/>
          <w:sz w:val="20"/>
          <w:szCs w:val="20"/>
        </w:rPr>
        <w:t>Correct k and L parameters</w:t>
      </w:r>
      <w:r w:rsidR="006B62F1" w:rsidRPr="003A582E">
        <w:rPr>
          <w:rFonts w:cs="TimesLTStd-Roman"/>
          <w:spacing w:val="-2"/>
          <w:sz w:val="20"/>
          <w:szCs w:val="20"/>
        </w:rPr>
        <w:t xml:space="preserve"> </w:t>
      </w:r>
      <w:r w:rsidR="008C56E5" w:rsidRPr="003A582E">
        <w:rPr>
          <w:rFonts w:cs="TimesLTStd-Roman"/>
          <w:spacing w:val="-2"/>
          <w:sz w:val="20"/>
          <w:szCs w:val="20"/>
        </w:rPr>
        <w:t>make</w:t>
      </w:r>
      <w:r w:rsidR="006B62F1" w:rsidRPr="003A582E">
        <w:rPr>
          <w:rFonts w:cs="TimesLTStd-Roman"/>
          <w:spacing w:val="-2"/>
          <w:sz w:val="20"/>
          <w:szCs w:val="20"/>
        </w:rPr>
        <w:t xml:space="preserve"> a big difference in overall performance and </w:t>
      </w:r>
      <w:r w:rsidR="005F4825" w:rsidRPr="003A582E">
        <w:rPr>
          <w:rFonts w:cs="TimesLTStd-Roman"/>
          <w:spacing w:val="-2"/>
          <w:sz w:val="20"/>
          <w:szCs w:val="20"/>
        </w:rPr>
        <w:t>accuracy.</w:t>
      </w:r>
      <w:r w:rsidR="003C2DD0" w:rsidRPr="003A582E">
        <w:rPr>
          <w:rFonts w:cs="TimesLTStd-Roman"/>
          <w:spacing w:val="-2"/>
          <w:sz w:val="20"/>
          <w:szCs w:val="20"/>
        </w:rPr>
        <w:t xml:space="preserve"> </w:t>
      </w:r>
      <w:r w:rsidR="008409E5" w:rsidRPr="003A582E">
        <w:rPr>
          <w:rFonts w:cs="TimesLTStd-Roman"/>
          <w:spacing w:val="-2"/>
          <w:sz w:val="20"/>
          <w:szCs w:val="20"/>
        </w:rPr>
        <w:t>Optimizing the performance of our code involves selecting the right configuration parameters, which can sometimes be a challenging task due to the numerous options available. We have several important parameters to consider, such as the number of iterations for k-means, the epsilon value used in the k-means algorithm, the branching factor (K) of the vocabulary tree, the number of levels (L) in the vocabulary tree, the loss threshold for RANSAC, and the number of rounds for RANSAC.</w:t>
      </w:r>
      <w:r w:rsidR="00B418DD">
        <w:rPr>
          <w:rFonts w:cs="TimesLTStd-Roman"/>
          <w:spacing w:val="-2"/>
          <w:sz w:val="20"/>
          <w:szCs w:val="20"/>
        </w:rPr>
        <w:t xml:space="preserve"> </w:t>
      </w:r>
      <w:r w:rsidR="008409E5" w:rsidRPr="003A582E">
        <w:rPr>
          <w:rFonts w:cs="TimesLTStd-Roman"/>
          <w:spacing w:val="-2"/>
          <w:sz w:val="20"/>
          <w:szCs w:val="20"/>
        </w:rPr>
        <w:t>Finding the optimal values for these parameters requires careful experimentation and analysis. We need to strike a balance between computational efficiency and accuracy to achieve the best results. By fine-tuning these parameters, we can tailor our code to suit the specific requirements of the dataset and maximize the performance of our image retrieval system.</w:t>
      </w:r>
    </w:p>
    <w:p w14:paraId="069E3BB8" w14:textId="54EC2FC0" w:rsidR="729BD1EF" w:rsidRDefault="00746DE6" w:rsidP="00293B8E">
      <w:pPr>
        <w:pStyle w:val="Text"/>
        <w:numPr>
          <w:ilvl w:val="0"/>
          <w:numId w:val="46"/>
        </w:numPr>
        <w:ind w:left="560"/>
      </w:pPr>
      <w:r>
        <w:t>Nature of Feature</w:t>
      </w:r>
      <w:r w:rsidR="00D9527E">
        <w:t xml:space="preserve"> Detector depending on machine (Mac vs Windows can cause problems with Brute-Force matcher)</w:t>
      </w:r>
      <w:r w:rsidR="00A6212D">
        <w:t xml:space="preserve">. </w:t>
      </w:r>
    </w:p>
    <w:p w14:paraId="3D6FD662" w14:textId="4BDE54A6" w:rsidR="179D47E6" w:rsidRDefault="179D47E6" w:rsidP="71122271">
      <w:pPr>
        <w:pStyle w:val="Text"/>
        <w:numPr>
          <w:ilvl w:val="0"/>
          <w:numId w:val="46"/>
        </w:numPr>
        <w:ind w:left="560"/>
      </w:pPr>
      <w:r w:rsidRPr="71122271">
        <w:t xml:space="preserve">SIFT, ORB, AKAZE and BRISK are four popular feature extraction algorithms that are used for various computer vision tasks, such as object recognition, image matching, and image retrieval. They have some similarities and differences in terms of their design, performance, and applications. SIFT is the most accurate and robust algorithm among the four, but also the most computationally expensive and slowest one. ORB is the fastest and most efficient algorithm among the four, but also the least robust one. ORB can handle moderate scale and rotation changes, but not affine transformations. BRISK is </w:t>
      </w:r>
      <w:r w:rsidR="00766FE2" w:rsidRPr="71122271">
        <w:t>like</w:t>
      </w:r>
      <w:r w:rsidRPr="71122271">
        <w:t xml:space="preserve"> ORB in terms of speed and efficiency, but slightly more robust to scale and rotation changes.  </w:t>
      </w:r>
      <w:r>
        <w:t xml:space="preserve">AKAZE is a compromise between SIFT and ORB, offering a good balance between accuracy, robustness, and efficiency.  </w:t>
      </w:r>
    </w:p>
    <w:p w14:paraId="7CD699F9" w14:textId="449FC684" w:rsidR="00067C21" w:rsidRPr="001C597C" w:rsidRDefault="003D545C" w:rsidP="001E4083">
      <w:pPr>
        <w:pStyle w:val="H1"/>
        <w:spacing w:before="300"/>
      </w:pPr>
      <w:r>
        <w:br w:type="column"/>
      </w:r>
      <w:r w:rsidR="00067C21" w:rsidRPr="00067C21">
        <w:t>R</w:t>
      </w:r>
      <w:r w:rsidR="00067C21" w:rsidRPr="00067C21">
        <w:t>EFERENCES</w:t>
      </w:r>
    </w:p>
    <w:p w14:paraId="4590F531" w14:textId="41CD5620" w:rsidR="0099347F" w:rsidRPr="008344A6" w:rsidRDefault="0099347F" w:rsidP="002A24AD">
      <w:pPr>
        <w:pStyle w:val="References"/>
        <w:rPr>
          <w:rStyle w:val="Hyperlink"/>
          <w:color w:val="auto"/>
          <w:u w:val="none"/>
        </w:rPr>
      </w:pPr>
      <w:bookmarkStart w:id="3" w:name="one"/>
      <w:bookmarkEnd w:id="3"/>
      <w:r w:rsidRPr="001F53F3">
        <w:t xml:space="preserve">Nister, D., &amp; Stewenius, H. (2006). </w:t>
      </w:r>
      <w:r w:rsidRPr="001F53F3">
        <w:rPr>
          <w:i/>
          <w:iCs/>
        </w:rPr>
        <w:t>Scalable Recognition with a Vocabulary Tree</w:t>
      </w:r>
      <w:r w:rsidRPr="001F53F3">
        <w:t>. In 2006 IEEE Computer Society Conference on Computer Vision and Pattern Recognition (CVPR'06) (Vol. 2, pp.</w:t>
      </w:r>
      <w:r>
        <w:t xml:space="preserve"> </w:t>
      </w:r>
      <w:r w:rsidRPr="001F53F3">
        <w:t>2161-2168).IEEE.</w:t>
      </w:r>
      <w:hyperlink r:id="rId23" w:history="1">
        <w:r w:rsidRPr="001F53F3">
          <w:rPr>
            <w:rStyle w:val="Hyperlink"/>
          </w:rPr>
          <w:t> </w:t>
        </w:r>
      </w:hyperlink>
      <w:hyperlink r:id="rId24" w:history="1">
        <w:r w:rsidRPr="001F53F3">
          <w:rPr>
            <w:rStyle w:val="Hyperlink"/>
          </w:rPr>
          <w:t>https://inst.eecs.berkeley.edu//~cs294-6/fa06/papers/nister_stewenius_cvpr2006.pdf</w:t>
        </w:r>
      </w:hyperlink>
    </w:p>
    <w:p w14:paraId="4B18F3E8" w14:textId="2EA16E52" w:rsidR="00F61C37" w:rsidRPr="00F61C37" w:rsidRDefault="00F61C37" w:rsidP="00F61C37">
      <w:pPr>
        <w:pStyle w:val="References"/>
        <w:tabs>
          <w:tab w:val="clear" w:pos="1170"/>
        </w:tabs>
      </w:pPr>
      <w:proofErr w:type="spellStart"/>
      <w:r w:rsidRPr="00F61C37">
        <w:t>Sivic</w:t>
      </w:r>
      <w:proofErr w:type="spellEnd"/>
      <w:r w:rsidRPr="00F61C37">
        <w:t xml:space="preserve">, J., &amp; Zisserman, A. (2003). </w:t>
      </w:r>
      <w:r w:rsidRPr="00F61C37">
        <w:rPr>
          <w:i/>
          <w:iCs/>
        </w:rPr>
        <w:t>Video Google: A text retrieval approach to object matching in videos</w:t>
      </w:r>
      <w:r w:rsidRPr="00F61C37">
        <w:t xml:space="preserve">. In Proceedings of the Ninth IEEE International Conference on Computer Vision, 1470-1477. </w:t>
      </w:r>
      <w:hyperlink r:id="rId25" w:history="1">
        <w:r w:rsidRPr="00F61C37">
          <w:rPr>
            <w:rStyle w:val="Hyperlink"/>
          </w:rPr>
          <w:t>https://www.robots.ox.ac.uk/~vgg/publications/2003/Sivic03/sivic03.pdf</w:t>
        </w:r>
      </w:hyperlink>
    </w:p>
    <w:p w14:paraId="6B8E20D2" w14:textId="2F17C318" w:rsidR="00651401" w:rsidRPr="00F61C37" w:rsidRDefault="00651401" w:rsidP="00F61C37">
      <w:pPr>
        <w:pStyle w:val="References"/>
        <w:tabs>
          <w:tab w:val="clear" w:pos="1170"/>
        </w:tabs>
      </w:pPr>
      <w:r w:rsidRPr="00651401">
        <w:t xml:space="preserve">Jiang, S.; Jiang, W.; Guo, B. </w:t>
      </w:r>
      <w:r w:rsidRPr="00651401">
        <w:rPr>
          <w:i/>
          <w:iCs/>
        </w:rPr>
        <w:t>Leveraging vocabulary tree for simultaneous match pair selection and guided feature matching of UAV images</w:t>
      </w:r>
      <w:r w:rsidRPr="00651401">
        <w:t xml:space="preserve">. ISPRS J. </w:t>
      </w:r>
      <w:proofErr w:type="spellStart"/>
      <w:r w:rsidRPr="00651401">
        <w:t>Photogramm</w:t>
      </w:r>
      <w:proofErr w:type="spellEnd"/>
      <w:r w:rsidRPr="00651401">
        <w:t>. Remote Sens. 2022, 187, 273–293. [</w:t>
      </w:r>
      <w:hyperlink r:id="rId26" w:history="1">
        <w:r w:rsidRPr="00651401">
          <w:rPr>
            <w:rStyle w:val="Hyperlink"/>
          </w:rPr>
          <w:t>ScienceDirect</w:t>
        </w:r>
      </w:hyperlink>
      <w:r w:rsidRPr="00651401">
        <w:t>].</w:t>
      </w:r>
    </w:p>
    <w:p w14:paraId="304557C7" w14:textId="2C54AA72" w:rsidR="0099347F" w:rsidRDefault="0099347F" w:rsidP="008344A6">
      <w:pPr>
        <w:pStyle w:val="References"/>
        <w:numPr>
          <w:ilvl w:val="0"/>
          <w:numId w:val="0"/>
        </w:numPr>
        <w:ind w:left="360" w:hanging="360"/>
        <w:rPr>
          <w:rStyle w:val="AUBiosbd"/>
        </w:rPr>
      </w:pPr>
      <w:r>
        <w:rPr>
          <w:rStyle w:val="AUBiosbd"/>
        </w:rPr>
        <w:br w:type="page"/>
      </w:r>
    </w:p>
    <w:p w14:paraId="30CAA45C" w14:textId="77777777" w:rsidR="0099347F" w:rsidRDefault="0099347F" w:rsidP="000C09C8">
      <w:pPr>
        <w:pStyle w:val="AUBios"/>
        <w:rPr>
          <w:rStyle w:val="AUBiosbd"/>
        </w:rPr>
        <w:sectPr w:rsidR="0099347F" w:rsidSect="00422716">
          <w:footerReference w:type="default" r:id="rId27"/>
          <w:type w:val="continuous"/>
          <w:pgSz w:w="11520" w:h="15660" w:code="1"/>
          <w:pgMar w:top="1300" w:right="740" w:bottom="1040" w:left="740" w:header="360" w:footer="640" w:gutter="0"/>
          <w:cols w:num="2" w:space="400"/>
          <w:docGrid w:linePitch="360"/>
        </w:sectPr>
      </w:pPr>
    </w:p>
    <w:p w14:paraId="1B48A73D" w14:textId="108AF1EE" w:rsidR="00F92B76" w:rsidRPr="00F92B76" w:rsidRDefault="000B256B" w:rsidP="00F92B76">
      <w:pPr>
        <w:pStyle w:val="AUBios"/>
        <w:spacing w:before="0"/>
      </w:pPr>
      <w:r>
        <w:rPr>
          <w:rFonts w:ascii="Helvetica" w:hAnsi="Helvetica" w:cs="FormataOTFMd"/>
          <w:b/>
          <w:noProof/>
        </w:rPr>
        <w:lastRenderedPageBreak/>
        <w:drawing>
          <wp:anchor distT="0" distB="0" distL="114300" distR="114300" simplePos="0" relativeHeight="251658248" behindDoc="0" locked="0" layoutInCell="1" allowOverlap="1" wp14:anchorId="55E30050" wp14:editId="6501A184">
            <wp:simplePos x="0" y="0"/>
            <wp:positionH relativeFrom="column">
              <wp:posOffset>50165</wp:posOffset>
            </wp:positionH>
            <wp:positionV relativeFrom="paragraph">
              <wp:posOffset>0</wp:posOffset>
            </wp:positionV>
            <wp:extent cx="914400" cy="1144905"/>
            <wp:effectExtent l="0" t="0" r="0" b="0"/>
            <wp:wrapSquare wrapText="bothSides"/>
            <wp:docPr id="306810376" name="Picture 30681037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10376" name="Picture 1" descr="A person taking a selfi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1144905"/>
                    </a:xfrm>
                    <a:prstGeom prst="rect">
                      <a:avLst/>
                    </a:prstGeom>
                  </pic:spPr>
                </pic:pic>
              </a:graphicData>
            </a:graphic>
            <wp14:sizeRelH relativeFrom="page">
              <wp14:pctWidth>0</wp14:pctWidth>
            </wp14:sizeRelH>
            <wp14:sizeRelV relativeFrom="page">
              <wp14:pctHeight>0</wp14:pctHeight>
            </wp14:sizeRelV>
          </wp:anchor>
        </w:drawing>
      </w:r>
      <w:r w:rsidR="00276646">
        <w:rPr>
          <w:noProof/>
        </w:rPr>
        <w:drawing>
          <wp:anchor distT="0" distB="0" distL="114300" distR="114300" simplePos="0" relativeHeight="251658247" behindDoc="0" locked="0" layoutInCell="1" allowOverlap="1" wp14:anchorId="2B22A0C3" wp14:editId="63980702">
            <wp:simplePos x="0" y="0"/>
            <wp:positionH relativeFrom="column">
              <wp:posOffset>3233420</wp:posOffset>
            </wp:positionH>
            <wp:positionV relativeFrom="paragraph">
              <wp:posOffset>0</wp:posOffset>
            </wp:positionV>
            <wp:extent cx="944880" cy="904240"/>
            <wp:effectExtent l="0" t="0" r="0" b="0"/>
            <wp:wrapSquare wrapText="bothSides"/>
            <wp:docPr id="1343714666" name="Picture 1343714666" descr="Sugam Jais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714666"/>
                    <pic:cNvPicPr/>
                  </pic:nvPicPr>
                  <pic:blipFill rotWithShape="1">
                    <a:blip r:embed="rId29">
                      <a:extLst>
                        <a:ext uri="{28A0092B-C50C-407E-A947-70E740481C1C}">
                          <a14:useLocalDpi xmlns:a14="http://schemas.microsoft.com/office/drawing/2010/main" val="0"/>
                        </a:ext>
                      </a:extLst>
                    </a:blip>
                    <a:srcRect l="5102"/>
                    <a:stretch/>
                  </pic:blipFill>
                  <pic:spPr bwMode="auto">
                    <a:xfrm>
                      <a:off x="0" y="0"/>
                      <a:ext cx="944880" cy="90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FB7" w:rsidRPr="00201FB7">
        <w:rPr>
          <w:rStyle w:val="AUBiosbd"/>
        </w:rPr>
        <w:t xml:space="preserve">Arsheya Raj </w:t>
      </w:r>
      <w:r w:rsidR="00E61549">
        <w:t>was born in</w:t>
      </w:r>
      <w:r w:rsidR="005D0AA7">
        <w:t xml:space="preserve"> Patna, India and holds a </w:t>
      </w:r>
      <w:r w:rsidR="005C23ED">
        <w:t>bachelor’s degree in information technology</w:t>
      </w:r>
      <w:r w:rsidR="005D0AA7">
        <w:t xml:space="preserve"> </w:t>
      </w:r>
      <w:r w:rsidR="00B96DCA">
        <w:t>from the Birla Institute of Technology, Mesra (BIT Mesra)</w:t>
      </w:r>
      <w:r w:rsidR="009B2A3C">
        <w:t xml:space="preserve"> and is expected to complete his </w:t>
      </w:r>
      <w:r w:rsidR="00F92B76">
        <w:t>master’s degree in computer science and software</w:t>
      </w:r>
      <w:r w:rsidR="008F386D">
        <w:t xml:space="preserve"> </w:t>
      </w:r>
      <w:r w:rsidR="005B103A">
        <w:t>e</w:t>
      </w:r>
      <w:r w:rsidR="008F386D">
        <w:t>ngineering from University of Washington</w:t>
      </w:r>
      <w:r w:rsidR="0016327B">
        <w:t xml:space="preserve"> i</w:t>
      </w:r>
      <w:r w:rsidR="00C3472C">
        <w:t>n 2024.</w:t>
      </w:r>
    </w:p>
    <w:p w14:paraId="4F3DF2C6" w14:textId="77777777" w:rsidR="000B256B" w:rsidRDefault="000B256B" w:rsidP="00276646">
      <w:pPr>
        <w:pStyle w:val="AUBios"/>
        <w:spacing w:before="720"/>
        <w:rPr>
          <w:rFonts w:ascii="Helvetica" w:hAnsi="Helvetica"/>
          <w:b/>
          <w:bCs/>
          <w:noProof/>
        </w:rPr>
      </w:pPr>
    </w:p>
    <w:p w14:paraId="18CADF4B" w14:textId="1341EBB4" w:rsidR="00F02D75" w:rsidRDefault="00BF71A1" w:rsidP="00276646">
      <w:pPr>
        <w:pStyle w:val="AUBios"/>
        <w:spacing w:before="720"/>
      </w:pPr>
      <w:r w:rsidRPr="00BF71A1">
        <w:rPr>
          <w:rFonts w:ascii="Helvetica" w:hAnsi="Helvetica"/>
          <w:b/>
          <w:bCs/>
          <w:noProof/>
        </w:rPr>
        <w:drawing>
          <wp:anchor distT="0" distB="0" distL="114300" distR="114300" simplePos="0" relativeHeight="251658246" behindDoc="0" locked="0" layoutInCell="1" allowOverlap="1" wp14:anchorId="5C6AC09B" wp14:editId="534613B1">
            <wp:simplePos x="0" y="0"/>
            <wp:positionH relativeFrom="column">
              <wp:posOffset>50165</wp:posOffset>
            </wp:positionH>
            <wp:positionV relativeFrom="paragraph">
              <wp:posOffset>469900</wp:posOffset>
            </wp:positionV>
            <wp:extent cx="914400"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6ACE">
        <w:rPr>
          <w:rFonts w:ascii="Helvetica" w:hAnsi="Helvetica"/>
          <w:b/>
          <w:bCs/>
          <w:noProof/>
        </w:rPr>
        <w:t>Josiah Zacharias</w:t>
      </w:r>
      <w:r w:rsidR="000C09C8" w:rsidRPr="0003253A">
        <w:t xml:space="preserve"> was </w:t>
      </w:r>
      <w:r w:rsidR="00C86ACE">
        <w:t xml:space="preserve">born in Maracay, Venezuela, </w:t>
      </w:r>
      <w:r w:rsidR="00992F99">
        <w:t xml:space="preserve">and </w:t>
      </w:r>
      <w:r w:rsidR="00992F99" w:rsidRPr="00992F99">
        <w:t xml:space="preserve">holds a </w:t>
      </w:r>
      <w:r w:rsidR="002058D0" w:rsidRPr="00992F99">
        <w:t>bachelor’s</w:t>
      </w:r>
      <w:r w:rsidR="00992F99" w:rsidRPr="00992F99">
        <w:t xml:space="preserve"> degree in chemistry and biology from Trinity College, a UX Certificate from the School of Visual Concepts, and is expected to complete his Master of Computer Science and Software Engineering from the University of Washington in 2024</w:t>
      </w:r>
      <w:r w:rsidR="00992F99">
        <w:t xml:space="preserve">. </w:t>
      </w:r>
    </w:p>
    <w:p w14:paraId="6EFCEA6E" w14:textId="3754FE3E" w:rsidR="0003253A" w:rsidRPr="0003253A" w:rsidRDefault="00F02D75" w:rsidP="00201FB7">
      <w:pPr>
        <w:pStyle w:val="AUBios"/>
        <w:spacing w:before="0"/>
        <w:rPr>
          <w:rFonts w:cs="Times New Roman"/>
        </w:rPr>
      </w:pPr>
      <w:r>
        <w:br w:type="column"/>
      </w:r>
      <w:r w:rsidR="228F921C" w:rsidRPr="00FC67A2">
        <w:rPr>
          <w:rStyle w:val="AUBiosbd"/>
        </w:rPr>
        <w:t>Su</w:t>
      </w:r>
      <w:r w:rsidR="228F921C" w:rsidRPr="00FC67A2">
        <w:rPr>
          <w:rStyle w:val="AUBiosbd"/>
          <w:bCs/>
        </w:rPr>
        <w:t>ga</w:t>
      </w:r>
      <w:r w:rsidR="228F921C" w:rsidRPr="00FC67A2">
        <w:rPr>
          <w:rStyle w:val="AUBiosbd"/>
        </w:rPr>
        <w:t>m Jaiswal</w:t>
      </w:r>
      <w:r w:rsidR="228F921C" w:rsidRPr="5BAE8E7A">
        <w:rPr>
          <w:rFonts w:cs="Times New Roman"/>
          <w:b/>
          <w:bCs/>
        </w:rPr>
        <w:t xml:space="preserve"> </w:t>
      </w:r>
      <w:r w:rsidR="228F921C" w:rsidRPr="5BAE8E7A">
        <w:rPr>
          <w:rFonts w:cs="Times New Roman"/>
        </w:rPr>
        <w:t>was born in Nepal and holds</w:t>
      </w:r>
      <w:r w:rsidR="76732CA2" w:rsidRPr="5BAE8E7A">
        <w:rPr>
          <w:rFonts w:cs="Times New Roman"/>
        </w:rPr>
        <w:t xml:space="preserve"> </w:t>
      </w:r>
      <w:r w:rsidR="00E87A7F" w:rsidRPr="5BAE8E7A">
        <w:rPr>
          <w:rFonts w:cs="Times New Roman"/>
        </w:rPr>
        <w:t>bachelor’s degree in computer science</w:t>
      </w:r>
      <w:r w:rsidR="76732CA2" w:rsidRPr="5BAE8E7A">
        <w:rPr>
          <w:rFonts w:cs="Times New Roman"/>
        </w:rPr>
        <w:t xml:space="preserve"> from the Vellore Institute of Technology in India. He is currently pursuing a </w:t>
      </w:r>
      <w:r w:rsidR="28D0A72E" w:rsidRPr="5BAE8E7A">
        <w:rPr>
          <w:rFonts w:cs="Times New Roman"/>
        </w:rPr>
        <w:t xml:space="preserve">master's degree in computer science and software Engineering </w:t>
      </w:r>
      <w:r w:rsidR="51339D63" w:rsidRPr="5BAE8E7A">
        <w:rPr>
          <w:rFonts w:cs="Times New Roman"/>
        </w:rPr>
        <w:t xml:space="preserve">at the University of Washington and </w:t>
      </w:r>
      <w:r w:rsidR="51339D63" w:rsidRPr="441971B8">
        <w:rPr>
          <w:rFonts w:cs="Times New Roman"/>
        </w:rPr>
        <w:t>expected to graduate in 2024.</w:t>
      </w:r>
    </w:p>
    <w:bookmarkEnd w:id="0"/>
    <w:bookmarkEnd w:id="1"/>
    <w:p w14:paraId="77BA710C" w14:textId="77777777" w:rsidR="0003253A" w:rsidRPr="006A0B53" w:rsidRDefault="0003253A" w:rsidP="0003253A">
      <w:pPr>
        <w:pStyle w:val="AUBiosNoSpace"/>
        <w:ind w:firstLine="0"/>
      </w:pPr>
    </w:p>
    <w:sectPr w:rsidR="0003253A" w:rsidRPr="006A0B53" w:rsidSect="00422716">
      <w:footerReference w:type="default" r:id="rId31"/>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2650E" w14:textId="77777777" w:rsidR="00E11269" w:rsidRDefault="00E11269">
      <w:r>
        <w:separator/>
      </w:r>
    </w:p>
  </w:endnote>
  <w:endnote w:type="continuationSeparator" w:id="0">
    <w:p w14:paraId="5D483C03" w14:textId="77777777" w:rsidR="00E11269" w:rsidRDefault="00E11269">
      <w:r>
        <w:continuationSeparator/>
      </w:r>
    </w:p>
  </w:endnote>
  <w:endnote w:type="continuationNotice" w:id="1">
    <w:p w14:paraId="4121B3AC" w14:textId="77777777" w:rsidR="00E11269" w:rsidRDefault="00E112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LTStd-Roman">
    <w:altName w:val="Times New Roman"/>
    <w:panose1 w:val="020B0604020202020204"/>
    <w:charset w:val="00"/>
    <w:family w:val="auto"/>
    <w:notTrueType/>
    <w:pitch w:val="default"/>
    <w:sig w:usb0="00000003" w:usb1="00000000" w:usb2="00000000" w:usb3="00000000" w:csb0="00000001" w:csb1="00000000"/>
  </w:font>
  <w:font w:name="FormataOTF-Bold">
    <w:altName w:val="Calibri"/>
    <w:panose1 w:val="020B0604020202020204"/>
    <w:charset w:val="00"/>
    <w:family w:val="auto"/>
    <w:notTrueType/>
    <w:pitch w:val="default"/>
    <w:sig w:usb0="00000003" w:usb1="00000000" w:usb2="00000000" w:usb3="00000000" w:csb0="00000001" w:csb1="00000000"/>
  </w:font>
  <w:font w:name="MTSYN">
    <w:panose1 w:val="020B0604020202020204"/>
    <w:charset w:val="00"/>
    <w:family w:val="auto"/>
    <w:notTrueType/>
    <w:pitch w:val="default"/>
    <w:sig w:usb0="00000003" w:usb1="00000000" w:usb2="00000000" w:usb3="00000000" w:csb0="00000001" w:csb1="00000000"/>
  </w:font>
  <w:font w:name="FormataOTF-Reg">
    <w:panose1 w:val="020B0604020202020204"/>
    <w:charset w:val="00"/>
    <w:family w:val="auto"/>
    <w:notTrueType/>
    <w:pitch w:val="default"/>
    <w:sig w:usb0="00000003" w:usb1="00000000" w:usb2="00000000" w:usb3="00000000" w:csb0="00000001" w:csb1="00000000"/>
  </w:font>
  <w:font w:name="FormataOTFMd">
    <w:panose1 w:val="020B0604020202020204"/>
    <w:charset w:val="00"/>
    <w:family w:val="auto"/>
    <w:notTrueType/>
    <w:pitch w:val="default"/>
    <w:sig w:usb0="00000003" w:usb1="00000000" w:usb2="00000000" w:usb3="00000000" w:csb0="00000001" w:csb1="00000000"/>
  </w:font>
  <w:font w:name="FormataOTF-Italic">
    <w:panose1 w:val="020B0604020202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rmataOTFMdIt">
    <w:altName w:val="MV Boli"/>
    <w:panose1 w:val="020B0604020202020204"/>
    <w:charset w:val="00"/>
    <w:family w:val="auto"/>
    <w:notTrueType/>
    <w:pitch w:val="default"/>
    <w:sig w:usb0="00000003" w:usb1="00000000" w:usb2="00000000" w:usb3="00000000" w:csb0="00000001" w:csb1="00000000"/>
  </w:font>
  <w:font w:name="Formata-Regular">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ormata OTF">
    <w:altName w:val="Calibri"/>
    <w:panose1 w:val="020B0604020202020204"/>
    <w:charset w:val="00"/>
    <w:family w:val="modern"/>
    <w:notTrueType/>
    <w:pitch w:val="variable"/>
    <w:sig w:usb0="8000002F" w:usb1="40000048"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E00002FF" w:usb1="5000205A"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mn-e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6FC1" w14:textId="23CDA8EA" w:rsidR="00844143" w:rsidRDefault="00844143" w:rsidP="008441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02D57B94" w14:textId="77777777" w:rsidR="00844143" w:rsidRDefault="008441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1736128225"/>
      <w:docPartObj>
        <w:docPartGallery w:val="Page Numbers (Bottom of Page)"/>
        <w:docPartUnique/>
      </w:docPartObj>
    </w:sdtPr>
    <w:sdtContent>
      <w:p w14:paraId="6E60136A" w14:textId="76536052" w:rsidR="00844143" w:rsidRPr="00CF3B1F" w:rsidRDefault="00844143" w:rsidP="00091E26">
        <w:pPr>
          <w:pStyle w:val="Footer"/>
          <w:framePr w:wrap="none" w:vAnchor="text" w:hAnchor="margin" w:xAlign="right" w:y="1"/>
          <w:rPr>
            <w:rStyle w:val="PageNumber"/>
            <w:sz w:val="18"/>
            <w:szCs w:val="18"/>
          </w:rPr>
        </w:pPr>
        <w:r w:rsidRPr="00CF3B1F">
          <w:rPr>
            <w:rStyle w:val="PageNumber"/>
            <w:sz w:val="18"/>
            <w:szCs w:val="18"/>
          </w:rPr>
          <w:fldChar w:fldCharType="begin"/>
        </w:r>
        <w:r w:rsidRPr="00CF3B1F">
          <w:rPr>
            <w:rStyle w:val="PageNumber"/>
            <w:sz w:val="18"/>
            <w:szCs w:val="18"/>
          </w:rPr>
          <w:instrText xml:space="preserve"> PAGE </w:instrText>
        </w:r>
        <w:r w:rsidRPr="00CF3B1F">
          <w:rPr>
            <w:rStyle w:val="PageNumber"/>
            <w:sz w:val="18"/>
            <w:szCs w:val="18"/>
          </w:rPr>
          <w:fldChar w:fldCharType="separate"/>
        </w:r>
        <w:r w:rsidRPr="00CF3B1F">
          <w:rPr>
            <w:rStyle w:val="PageNumber"/>
            <w:sz w:val="18"/>
            <w:szCs w:val="18"/>
          </w:rPr>
          <w:t>1</w:t>
        </w:r>
        <w:r w:rsidRPr="00CF3B1F">
          <w:rPr>
            <w:rStyle w:val="PageNumber"/>
            <w:sz w:val="18"/>
            <w:szCs w:val="18"/>
          </w:rPr>
          <w:fldChar w:fldCharType="end"/>
        </w:r>
      </w:p>
    </w:sdtContent>
  </w:sdt>
  <w:p w14:paraId="399B976A" w14:textId="1E94F0D1" w:rsidR="009C79C4" w:rsidRPr="00B979BB" w:rsidRDefault="009C79C4" w:rsidP="00844143">
    <w:pPr>
      <w:pStyle w:val="Footer"/>
      <w:tabs>
        <w:tab w:val="clear" w:pos="4320"/>
        <w:tab w:val="clear" w:pos="8640"/>
        <w:tab w:val="right" w:pos="10044"/>
      </w:tabs>
      <w:ind w:right="360"/>
      <w:rPr>
        <w:rFonts w:ascii="Helvetica" w:hAnsi="Helvetica"/>
        <w:sz w:val="12"/>
        <w:szCs w:val="12"/>
      </w:rPr>
    </w:pPr>
    <w:r w:rsidRPr="00B979BB">
      <w:rPr>
        <w:rFonts w:ascii="Helvetica" w:hAnsi="Helvetica" w:cs="FormataOTF-Reg"/>
        <w:sz w:val="12"/>
        <w:szCs w:val="12"/>
      </w:rPr>
      <w:t xml:space="preserve">VOLUME </w:t>
    </w:r>
    <w:r w:rsidR="000F64C0">
      <w:rPr>
        <w:rFonts w:ascii="Helvetica" w:hAnsi="Helvetica" w:cs="FormataOTF-Reg"/>
        <w:sz w:val="12"/>
        <w:szCs w:val="12"/>
      </w:rPr>
      <w:t>01, 2023</w:t>
    </w:r>
    <w:r w:rsidRPr="00B979BB">
      <w:rPr>
        <w:rFonts w:ascii="Helvetica" w:hAnsi="Helvetica" w:cs="FormataOTF-Reg"/>
        <w:sz w:val="12"/>
        <w:szCs w:val="1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72AE" w14:textId="4ED168EB" w:rsidR="007228AD" w:rsidRDefault="007228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1352994883"/>
      <w:docPartObj>
        <w:docPartGallery w:val="Page Numbers (Bottom of Page)"/>
        <w:docPartUnique/>
      </w:docPartObj>
    </w:sdtPr>
    <w:sdtContent>
      <w:p w14:paraId="1BD7500E" w14:textId="26542037" w:rsidR="00844143" w:rsidRPr="00CF3B1F" w:rsidRDefault="00844143" w:rsidP="00091E26">
        <w:pPr>
          <w:pStyle w:val="Footer"/>
          <w:framePr w:wrap="none" w:vAnchor="text" w:hAnchor="margin" w:xAlign="right" w:y="1"/>
          <w:rPr>
            <w:rStyle w:val="PageNumber"/>
            <w:sz w:val="18"/>
            <w:szCs w:val="18"/>
          </w:rPr>
        </w:pPr>
        <w:r w:rsidRPr="00CF3B1F">
          <w:rPr>
            <w:rStyle w:val="PageNumber"/>
            <w:sz w:val="18"/>
            <w:szCs w:val="18"/>
          </w:rPr>
          <w:fldChar w:fldCharType="begin"/>
        </w:r>
        <w:r w:rsidRPr="00CF3B1F">
          <w:rPr>
            <w:rStyle w:val="PageNumber"/>
            <w:sz w:val="18"/>
            <w:szCs w:val="18"/>
          </w:rPr>
          <w:instrText xml:space="preserve"> PAGE </w:instrText>
        </w:r>
        <w:r w:rsidRPr="00CF3B1F">
          <w:rPr>
            <w:rStyle w:val="PageNumber"/>
            <w:sz w:val="18"/>
            <w:szCs w:val="18"/>
          </w:rPr>
          <w:fldChar w:fldCharType="separate"/>
        </w:r>
        <w:r w:rsidRPr="00CF3B1F">
          <w:rPr>
            <w:rStyle w:val="PageNumber"/>
            <w:sz w:val="18"/>
            <w:szCs w:val="18"/>
          </w:rPr>
          <w:t>2</w:t>
        </w:r>
        <w:r w:rsidRPr="00CF3B1F">
          <w:rPr>
            <w:rStyle w:val="PageNumber"/>
            <w:sz w:val="18"/>
            <w:szCs w:val="18"/>
          </w:rPr>
          <w:fldChar w:fldCharType="end"/>
        </w:r>
      </w:p>
    </w:sdtContent>
  </w:sdt>
  <w:p w14:paraId="19908833" w14:textId="60F7CA55" w:rsidR="005C7DF8" w:rsidRPr="00B979BB" w:rsidRDefault="005C7DF8" w:rsidP="00844143">
    <w:pPr>
      <w:pStyle w:val="Footer"/>
      <w:tabs>
        <w:tab w:val="clear" w:pos="4320"/>
        <w:tab w:val="clear" w:pos="8640"/>
        <w:tab w:val="center" w:pos="9996"/>
      </w:tabs>
      <w:ind w:right="360"/>
      <w:rPr>
        <w:rFonts w:ascii="Helvetica" w:hAnsi="Helvetica"/>
        <w:sz w:val="12"/>
      </w:rPr>
    </w:pPr>
    <w:r w:rsidRPr="00B979BB">
      <w:rPr>
        <w:rFonts w:ascii="Helvetica" w:hAnsi="Helvetica" w:cs="FormataOTF-Reg"/>
        <w:sz w:val="12"/>
        <w:szCs w:val="12"/>
      </w:rPr>
      <w:t xml:space="preserve">VOLUME </w:t>
    </w:r>
    <w:r w:rsidR="00CE2079">
      <w:rPr>
        <w:rFonts w:ascii="Helvetica" w:hAnsi="Helvetica" w:cs="FormataOTF-Reg"/>
        <w:sz w:val="12"/>
        <w:szCs w:val="12"/>
      </w:rPr>
      <w:t>01</w:t>
    </w:r>
    <w:r w:rsidRPr="00B979BB">
      <w:rPr>
        <w:rFonts w:ascii="Helvetica" w:hAnsi="Helvetica" w:cs="FormataOTF-Reg"/>
        <w:sz w:val="12"/>
        <w:szCs w:val="12"/>
      </w:rPr>
      <w:t>, 20</w:t>
    </w:r>
    <w:r w:rsidR="00CE2079">
      <w:rPr>
        <w:rFonts w:ascii="Helvetica" w:hAnsi="Helvetica" w:cs="FormataOTF-Reg"/>
        <w:sz w:val="12"/>
        <w:szCs w:val="12"/>
      </w:rPr>
      <w:t>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1870753874"/>
      <w:docPartObj>
        <w:docPartGallery w:val="Page Numbers (Bottom of Page)"/>
        <w:docPartUnique/>
      </w:docPartObj>
    </w:sdtPr>
    <w:sdtContent>
      <w:p w14:paraId="5D081A7F" w14:textId="23662E0A" w:rsidR="00844143" w:rsidRPr="00AB66F3" w:rsidRDefault="00844143" w:rsidP="00091E26">
        <w:pPr>
          <w:pStyle w:val="Footer"/>
          <w:framePr w:wrap="none" w:vAnchor="text" w:hAnchor="margin" w:xAlign="right" w:y="1"/>
          <w:rPr>
            <w:rStyle w:val="PageNumber"/>
            <w:sz w:val="18"/>
            <w:szCs w:val="18"/>
          </w:rPr>
        </w:pPr>
        <w:r w:rsidRPr="00AB66F3">
          <w:rPr>
            <w:rStyle w:val="PageNumber"/>
            <w:sz w:val="18"/>
            <w:szCs w:val="18"/>
          </w:rPr>
          <w:fldChar w:fldCharType="begin"/>
        </w:r>
        <w:r w:rsidRPr="00AB66F3">
          <w:rPr>
            <w:rStyle w:val="PageNumber"/>
            <w:sz w:val="18"/>
            <w:szCs w:val="18"/>
          </w:rPr>
          <w:instrText xml:space="preserve"> PAGE </w:instrText>
        </w:r>
        <w:r w:rsidRPr="00AB66F3">
          <w:rPr>
            <w:rStyle w:val="PageNumber"/>
            <w:sz w:val="18"/>
            <w:szCs w:val="18"/>
          </w:rPr>
          <w:fldChar w:fldCharType="separate"/>
        </w:r>
        <w:r w:rsidRPr="00AB66F3">
          <w:rPr>
            <w:rStyle w:val="PageNumber"/>
            <w:sz w:val="18"/>
            <w:szCs w:val="18"/>
          </w:rPr>
          <w:t>7</w:t>
        </w:r>
        <w:r w:rsidRPr="00AB66F3">
          <w:rPr>
            <w:rStyle w:val="PageNumber"/>
            <w:sz w:val="18"/>
            <w:szCs w:val="18"/>
          </w:rPr>
          <w:fldChar w:fldCharType="end"/>
        </w:r>
      </w:p>
    </w:sdtContent>
  </w:sdt>
  <w:p w14:paraId="485B6DD2" w14:textId="1CE70D6C" w:rsidR="005C7DF8" w:rsidRPr="00B979BB" w:rsidRDefault="005C7DF8" w:rsidP="00844143">
    <w:pPr>
      <w:pStyle w:val="Footer"/>
      <w:tabs>
        <w:tab w:val="clear" w:pos="4320"/>
        <w:tab w:val="clear" w:pos="8640"/>
        <w:tab w:val="center" w:pos="9540"/>
      </w:tabs>
      <w:ind w:right="360"/>
      <w:rPr>
        <w:rFonts w:ascii="Helvetica" w:hAnsi="Helvetica"/>
        <w:sz w:val="12"/>
      </w:rPr>
    </w:pPr>
    <w:r w:rsidRPr="00B979BB">
      <w:rPr>
        <w:rFonts w:ascii="Helvetica" w:hAnsi="Helvetica" w:cs="FormataOTF-Reg"/>
        <w:sz w:val="12"/>
        <w:szCs w:val="12"/>
      </w:rPr>
      <w:t>VOLUME XX, 2017</w:t>
    </w:r>
    <w:r w:rsidR="00844143">
      <w:rPr>
        <w:rFonts w:ascii="Helvetica" w:hAnsi="Helvetica" w:cs="FormataOTF-Reg"/>
        <w:sz w:val="12"/>
        <w:szCs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11ADB" w14:textId="77777777" w:rsidR="00E11269" w:rsidRDefault="00E11269">
      <w:r>
        <w:separator/>
      </w:r>
    </w:p>
  </w:footnote>
  <w:footnote w:type="continuationSeparator" w:id="0">
    <w:p w14:paraId="0822B68B" w14:textId="77777777" w:rsidR="00E11269" w:rsidRDefault="00E11269">
      <w:r>
        <w:continuationSeparator/>
      </w:r>
    </w:p>
  </w:footnote>
  <w:footnote w:type="continuationNotice" w:id="1">
    <w:p w14:paraId="3B938F74" w14:textId="77777777" w:rsidR="00E11269" w:rsidRDefault="00E112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47D151B0" w:rsidR="009C79C4" w:rsidRPr="00E721A9" w:rsidRDefault="00FE5BBA" w:rsidP="00BA1CBF">
    <w:pPr>
      <w:pStyle w:val="Header"/>
      <w:pBdr>
        <w:bottom w:val="single" w:sz="4" w:space="3" w:color="auto"/>
      </w:pBdr>
      <w:tabs>
        <w:tab w:val="clear" w:pos="4320"/>
        <w:tab w:val="left" w:pos="5532"/>
      </w:tabs>
      <w:rPr>
        <w:rFonts w:ascii="Formata OTF" w:hAnsi="Formata OTF"/>
        <w:sz w:val="14"/>
        <w:szCs w:val="14"/>
      </w:rPr>
    </w:pPr>
    <w:r w:rsidRPr="00FE5BBA">
      <w:rPr>
        <w:rFonts w:ascii="Formata OTF" w:hAnsi="Formata OTF"/>
        <w:noProof/>
        <w:sz w:val="14"/>
        <w:szCs w:val="14"/>
      </w:rPr>
      <w:drawing>
        <wp:anchor distT="0" distB="0" distL="114300" distR="114300" simplePos="0" relativeHeight="251658240" behindDoc="0" locked="0" layoutInCell="1" allowOverlap="1" wp14:anchorId="627C38DD" wp14:editId="19CCD461">
          <wp:simplePos x="0" y="0"/>
          <wp:positionH relativeFrom="column">
            <wp:posOffset>4396740</wp:posOffset>
          </wp:positionH>
          <wp:positionV relativeFrom="paragraph">
            <wp:posOffset>-32185</wp:posOffset>
          </wp:positionV>
          <wp:extent cx="1965960" cy="201168"/>
          <wp:effectExtent l="0" t="0" r="0" b="2540"/>
          <wp:wrapTopAndBottom/>
          <wp:docPr id="220162" name="Picture 2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62" name="Picture 2"/>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37000"/>
                            </a14:imgEffect>
                          </a14:imgLayer>
                        </a14:imgProps>
                      </a:ext>
                      <a:ext uri="{28A0092B-C50C-407E-A947-70E740481C1C}">
                        <a14:useLocalDpi xmlns:a14="http://schemas.microsoft.com/office/drawing/2010/main" val="0"/>
                      </a:ext>
                    </a:extLst>
                  </a:blip>
                  <a:srcRect/>
                  <a:stretch>
                    <a:fillRect/>
                  </a:stretch>
                </pic:blipFill>
                <pic:spPr bwMode="auto">
                  <a:xfrm>
                    <a:off x="0" y="0"/>
                    <a:ext cx="1965960" cy="201168"/>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342" w:hanging="720"/>
      </w:pPr>
    </w:lvl>
    <w:lvl w:ilvl="4">
      <w:start w:val="1"/>
      <w:numFmt w:val="decimal"/>
      <w:pStyle w:val="Heading5"/>
      <w:lvlText w:val="(%5)"/>
      <w:legacy w:legacy="1" w:legacySpace="0" w:legacyIndent="720"/>
      <w:lvlJc w:val="left"/>
      <w:pPr>
        <w:ind w:left="1062" w:hanging="720"/>
      </w:pPr>
    </w:lvl>
    <w:lvl w:ilvl="5">
      <w:start w:val="1"/>
      <w:numFmt w:val="lowerLetter"/>
      <w:pStyle w:val="Heading6"/>
      <w:lvlText w:val="(%6)"/>
      <w:legacy w:legacy="1" w:legacySpace="0" w:legacyIndent="720"/>
      <w:lvlJc w:val="left"/>
      <w:pPr>
        <w:ind w:left="1782" w:hanging="720"/>
      </w:pPr>
    </w:lvl>
    <w:lvl w:ilvl="6">
      <w:start w:val="1"/>
      <w:numFmt w:val="lowerRoman"/>
      <w:pStyle w:val="Heading7"/>
      <w:lvlText w:val="(%7)"/>
      <w:legacy w:legacy="1" w:legacySpace="0" w:legacyIndent="720"/>
      <w:lvlJc w:val="left"/>
      <w:pPr>
        <w:ind w:left="2502" w:hanging="720"/>
      </w:pPr>
    </w:lvl>
    <w:lvl w:ilvl="7">
      <w:start w:val="1"/>
      <w:numFmt w:val="lowerLetter"/>
      <w:pStyle w:val="Heading8"/>
      <w:lvlText w:val="(%8)"/>
      <w:legacy w:legacy="1" w:legacySpace="0" w:legacyIndent="720"/>
      <w:lvlJc w:val="left"/>
      <w:pPr>
        <w:ind w:left="3222" w:hanging="720"/>
      </w:pPr>
    </w:lvl>
    <w:lvl w:ilvl="8">
      <w:start w:val="1"/>
      <w:numFmt w:val="lowerRoman"/>
      <w:pStyle w:val="Heading9"/>
      <w:lvlText w:val="(%9)"/>
      <w:legacy w:legacy="1" w:legacySpace="0" w:legacyIndent="720"/>
      <w:lvlJc w:val="left"/>
      <w:pPr>
        <w:ind w:left="3942" w:hanging="720"/>
      </w:pPr>
    </w:lvl>
  </w:abstractNum>
  <w:abstractNum w:abstractNumId="1"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334CBB"/>
    <w:multiLevelType w:val="multilevel"/>
    <w:tmpl w:val="7C88D4CC"/>
    <w:lvl w:ilvl="0">
      <w:start w:val="2"/>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0532B4F"/>
    <w:multiLevelType w:val="multilevel"/>
    <w:tmpl w:val="1A824A18"/>
    <w:lvl w:ilvl="0">
      <w:start w:val="4"/>
      <w:numFmt w:val="upperLetter"/>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55F8F0C"/>
    <w:multiLevelType w:val="hybridMultilevel"/>
    <w:tmpl w:val="FFFFFFFF"/>
    <w:lvl w:ilvl="0" w:tplc="310625EA">
      <w:start w:val="1"/>
      <w:numFmt w:val="decimal"/>
      <w:lvlText w:val="%1)"/>
      <w:lvlJc w:val="left"/>
      <w:pPr>
        <w:ind w:left="720" w:hanging="360"/>
      </w:pPr>
    </w:lvl>
    <w:lvl w:ilvl="1" w:tplc="CF8821AE">
      <w:start w:val="1"/>
      <w:numFmt w:val="lowerLetter"/>
      <w:lvlText w:val="%2."/>
      <w:lvlJc w:val="left"/>
      <w:pPr>
        <w:ind w:left="1440" w:hanging="360"/>
      </w:pPr>
    </w:lvl>
    <w:lvl w:ilvl="2" w:tplc="58F2AE74">
      <w:start w:val="1"/>
      <w:numFmt w:val="lowerRoman"/>
      <w:lvlText w:val="%3."/>
      <w:lvlJc w:val="right"/>
      <w:pPr>
        <w:ind w:left="2160" w:hanging="180"/>
      </w:pPr>
    </w:lvl>
    <w:lvl w:ilvl="3" w:tplc="4B3EE610">
      <w:start w:val="1"/>
      <w:numFmt w:val="decimal"/>
      <w:lvlText w:val="%4."/>
      <w:lvlJc w:val="left"/>
      <w:pPr>
        <w:ind w:left="2880" w:hanging="360"/>
      </w:pPr>
    </w:lvl>
    <w:lvl w:ilvl="4" w:tplc="99001548">
      <w:start w:val="1"/>
      <w:numFmt w:val="lowerLetter"/>
      <w:lvlText w:val="%5."/>
      <w:lvlJc w:val="left"/>
      <w:pPr>
        <w:ind w:left="3600" w:hanging="360"/>
      </w:pPr>
    </w:lvl>
    <w:lvl w:ilvl="5" w:tplc="BF4E9EB2">
      <w:start w:val="1"/>
      <w:numFmt w:val="lowerRoman"/>
      <w:lvlText w:val="%6."/>
      <w:lvlJc w:val="right"/>
      <w:pPr>
        <w:ind w:left="4320" w:hanging="180"/>
      </w:pPr>
    </w:lvl>
    <w:lvl w:ilvl="6" w:tplc="7A021F1A">
      <w:start w:val="1"/>
      <w:numFmt w:val="decimal"/>
      <w:lvlText w:val="%7."/>
      <w:lvlJc w:val="left"/>
      <w:pPr>
        <w:ind w:left="5040" w:hanging="360"/>
      </w:pPr>
    </w:lvl>
    <w:lvl w:ilvl="7" w:tplc="A12C9DAC">
      <w:start w:val="1"/>
      <w:numFmt w:val="lowerLetter"/>
      <w:lvlText w:val="%8."/>
      <w:lvlJc w:val="left"/>
      <w:pPr>
        <w:ind w:left="5760" w:hanging="360"/>
      </w:pPr>
    </w:lvl>
    <w:lvl w:ilvl="8" w:tplc="595A5320">
      <w:start w:val="1"/>
      <w:numFmt w:val="lowerRoman"/>
      <w:lvlText w:val="%9."/>
      <w:lvlJc w:val="right"/>
      <w:pPr>
        <w:ind w:left="6480" w:hanging="180"/>
      </w:pPr>
    </w:lvl>
  </w:abstractNum>
  <w:abstractNum w:abstractNumId="5" w15:restartNumberingAfterBreak="0">
    <w:nsid w:val="06453F57"/>
    <w:multiLevelType w:val="multilevel"/>
    <w:tmpl w:val="CD96871E"/>
    <w:numStyleLink w:val="H2Restart"/>
  </w:abstractNum>
  <w:abstractNum w:abstractNumId="6" w15:restartNumberingAfterBreak="0">
    <w:nsid w:val="07C07FDF"/>
    <w:multiLevelType w:val="multilevel"/>
    <w:tmpl w:val="CD96871E"/>
    <w:styleLink w:val="H2Restart"/>
    <w:lvl w:ilvl="0">
      <w:start w:val="1"/>
      <w:numFmt w:val="upperLetter"/>
      <w:suff w:val="space"/>
      <w:lvlText w:val="%1."/>
      <w:lvlJc w:val="left"/>
      <w:pPr>
        <w:ind w:left="18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96E735E"/>
    <w:multiLevelType w:val="multilevel"/>
    <w:tmpl w:val="CD96871E"/>
    <w:numStyleLink w:val="H2Restart"/>
  </w:abstractNum>
  <w:abstractNum w:abstractNumId="8"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4232A68"/>
    <w:multiLevelType w:val="multilevel"/>
    <w:tmpl w:val="A3CEC990"/>
    <w:numStyleLink w:val="H2afterH1New"/>
  </w:abstractNum>
  <w:abstractNum w:abstractNumId="10" w15:restartNumberingAfterBreak="0">
    <w:nsid w:val="197F4013"/>
    <w:multiLevelType w:val="multilevel"/>
    <w:tmpl w:val="CD96871E"/>
    <w:numStyleLink w:val="H2Restart"/>
  </w:abstractNum>
  <w:abstractNum w:abstractNumId="11" w15:restartNumberingAfterBreak="0">
    <w:nsid w:val="1AD9271D"/>
    <w:multiLevelType w:val="multilevel"/>
    <w:tmpl w:val="1A824A18"/>
    <w:lvl w:ilvl="0">
      <w:start w:val="4"/>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FA07B2F"/>
    <w:multiLevelType w:val="multilevel"/>
    <w:tmpl w:val="2D5C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F74BC5"/>
    <w:multiLevelType w:val="multilevel"/>
    <w:tmpl w:val="CD96871E"/>
    <w:numStyleLink w:val="H2Restart"/>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56849EF"/>
    <w:multiLevelType w:val="multilevel"/>
    <w:tmpl w:val="86D4EC90"/>
    <w:lvl w:ilvl="0">
      <w:start w:val="5"/>
      <w:numFmt w:val="upperLetter"/>
      <w:pStyle w:val="H2ConSpaceBefore12pt"/>
      <w:suff w:val="space"/>
      <w:lvlText w:val="%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A0841DE"/>
    <w:multiLevelType w:val="multilevel"/>
    <w:tmpl w:val="A3CEC990"/>
    <w:numStyleLink w:val="H2afterH1New"/>
  </w:abstractNum>
  <w:abstractNum w:abstractNumId="17" w15:restartNumberingAfterBreak="0">
    <w:nsid w:val="2E5117DB"/>
    <w:multiLevelType w:val="multilevel"/>
    <w:tmpl w:val="CD96871E"/>
    <w:numStyleLink w:val="H2Restart"/>
  </w:abstractNum>
  <w:abstractNum w:abstractNumId="18" w15:restartNumberingAfterBreak="0">
    <w:nsid w:val="2F754583"/>
    <w:multiLevelType w:val="hybridMultilevel"/>
    <w:tmpl w:val="FA38E1D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34D1D"/>
    <w:multiLevelType w:val="multilevel"/>
    <w:tmpl w:val="CD96871E"/>
    <w:numStyleLink w:val="H2Restart"/>
  </w:abstractNum>
  <w:abstractNum w:abstractNumId="20"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4BF4C83"/>
    <w:multiLevelType w:val="multilevel"/>
    <w:tmpl w:val="CD96871E"/>
    <w:numStyleLink w:val="H2Restart"/>
  </w:abstractNum>
  <w:abstractNum w:abstractNumId="22" w15:restartNumberingAfterBreak="0">
    <w:nsid w:val="357A45C8"/>
    <w:multiLevelType w:val="multilevel"/>
    <w:tmpl w:val="CD96871E"/>
    <w:numStyleLink w:val="H2Restart"/>
  </w:abstractNum>
  <w:abstractNum w:abstractNumId="23" w15:restartNumberingAfterBreak="0">
    <w:nsid w:val="37A62AE8"/>
    <w:multiLevelType w:val="hybridMultilevel"/>
    <w:tmpl w:val="31D04022"/>
    <w:lvl w:ilvl="0" w:tplc="04090015">
      <w:start w:val="1"/>
      <w:numFmt w:val="upperLetter"/>
      <w:pStyle w:val="H2AfterH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5" w15:restartNumberingAfterBreak="0">
    <w:nsid w:val="3B142FBD"/>
    <w:multiLevelType w:val="multilevel"/>
    <w:tmpl w:val="C2281CF6"/>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3D90722D"/>
    <w:multiLevelType w:val="multilevel"/>
    <w:tmpl w:val="CD96871E"/>
    <w:numStyleLink w:val="H2Restart"/>
  </w:abstractNum>
  <w:abstractNum w:abstractNumId="28" w15:restartNumberingAfterBreak="0">
    <w:nsid w:val="442B60CD"/>
    <w:multiLevelType w:val="multilevel"/>
    <w:tmpl w:val="CD96871E"/>
    <w:numStyleLink w:val="H2Restart"/>
  </w:abstractNum>
  <w:abstractNum w:abstractNumId="29" w15:restartNumberingAfterBreak="0">
    <w:nsid w:val="4A1139B8"/>
    <w:multiLevelType w:val="multilevel"/>
    <w:tmpl w:val="BFB29B88"/>
    <w:lvl w:ilvl="0">
      <w:start w:val="2"/>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A8B0ABB"/>
    <w:multiLevelType w:val="multilevel"/>
    <w:tmpl w:val="CD96871E"/>
    <w:numStyleLink w:val="H2Restart"/>
  </w:abstractNum>
  <w:abstractNum w:abstractNumId="31"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D6E47F2"/>
    <w:multiLevelType w:val="multilevel"/>
    <w:tmpl w:val="CD96871E"/>
    <w:numStyleLink w:val="H2Restart"/>
  </w:abstractNum>
  <w:abstractNum w:abstractNumId="33" w15:restartNumberingAfterBreak="0">
    <w:nsid w:val="50410D7D"/>
    <w:multiLevelType w:val="multilevel"/>
    <w:tmpl w:val="CD96871E"/>
    <w:numStyleLink w:val="H2Restart"/>
  </w:abstractNum>
  <w:abstractNum w:abstractNumId="34" w15:restartNumberingAfterBreak="0">
    <w:nsid w:val="55D64C9C"/>
    <w:multiLevelType w:val="hybridMultilevel"/>
    <w:tmpl w:val="A45CD83A"/>
    <w:lvl w:ilvl="0" w:tplc="B6E8773A">
      <w:start w:val="1"/>
      <w:numFmt w:val="bullet"/>
      <w:pStyle w:val="REFBU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21B99"/>
    <w:multiLevelType w:val="multilevel"/>
    <w:tmpl w:val="CD96871E"/>
    <w:numStyleLink w:val="H2Restart"/>
  </w:abstractNum>
  <w:abstractNum w:abstractNumId="36" w15:restartNumberingAfterBreak="0">
    <w:nsid w:val="5E744E82"/>
    <w:multiLevelType w:val="multilevel"/>
    <w:tmpl w:val="CD96871E"/>
    <w:numStyleLink w:val="H2Restart"/>
  </w:abstractNum>
  <w:abstractNum w:abstractNumId="37" w15:restartNumberingAfterBreak="0">
    <w:nsid w:val="61C20FDB"/>
    <w:multiLevelType w:val="multilevel"/>
    <w:tmpl w:val="27B4AEAE"/>
    <w:lvl w:ilvl="0">
      <w:start w:val="1"/>
      <w:numFmt w:val="decimal"/>
      <w:pStyle w:val="FigCaption"/>
      <w:lvlText w:val="FIGURE %1."/>
      <w:lvlJc w:val="left"/>
      <w:pPr>
        <w:tabs>
          <w:tab w:val="num" w:pos="760"/>
        </w:tabs>
        <w:ind w:left="0" w:firstLine="0"/>
      </w:pPr>
      <w:rPr>
        <w:rFonts w:hint="default"/>
        <w:b/>
        <w:bCs/>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64D460AA"/>
    <w:multiLevelType w:val="multilevel"/>
    <w:tmpl w:val="CD96871E"/>
    <w:numStyleLink w:val="H2Restart"/>
  </w:abstractNum>
  <w:abstractNum w:abstractNumId="39" w15:restartNumberingAfterBreak="0">
    <w:nsid w:val="651D64E4"/>
    <w:multiLevelType w:val="multilevel"/>
    <w:tmpl w:val="CD96871E"/>
    <w:numStyleLink w:val="H2Restart"/>
  </w:abstractNum>
  <w:abstractNum w:abstractNumId="40" w15:restartNumberingAfterBreak="0">
    <w:nsid w:val="685D76CD"/>
    <w:multiLevelType w:val="multilevel"/>
    <w:tmpl w:val="CD96871E"/>
    <w:numStyleLink w:val="H2Restart"/>
  </w:abstractNum>
  <w:abstractNum w:abstractNumId="41"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2FC6D80"/>
    <w:multiLevelType w:val="multilevel"/>
    <w:tmpl w:val="CD96871E"/>
    <w:numStyleLink w:val="H2Restart"/>
  </w:abstractNum>
  <w:abstractNum w:abstractNumId="43" w15:restartNumberingAfterBreak="0">
    <w:nsid w:val="79CD05F8"/>
    <w:multiLevelType w:val="hybridMultilevel"/>
    <w:tmpl w:val="605E5550"/>
    <w:lvl w:ilvl="0" w:tplc="4A32CB44">
      <w:start w:val="1"/>
      <w:numFmt w:val="bullet"/>
      <w:lvlText w:val="•"/>
      <w:lvlJc w:val="left"/>
      <w:pPr>
        <w:tabs>
          <w:tab w:val="num" w:pos="720"/>
        </w:tabs>
        <w:ind w:left="720" w:hanging="360"/>
      </w:pPr>
      <w:rPr>
        <w:rFonts w:ascii="Arial" w:hAnsi="Arial" w:hint="default"/>
      </w:rPr>
    </w:lvl>
    <w:lvl w:ilvl="1" w:tplc="A7366600" w:tentative="1">
      <w:start w:val="1"/>
      <w:numFmt w:val="bullet"/>
      <w:lvlText w:val="•"/>
      <w:lvlJc w:val="left"/>
      <w:pPr>
        <w:tabs>
          <w:tab w:val="num" w:pos="1440"/>
        </w:tabs>
        <w:ind w:left="1440" w:hanging="360"/>
      </w:pPr>
      <w:rPr>
        <w:rFonts w:ascii="Arial" w:hAnsi="Arial" w:hint="default"/>
      </w:rPr>
    </w:lvl>
    <w:lvl w:ilvl="2" w:tplc="7F067434" w:tentative="1">
      <w:start w:val="1"/>
      <w:numFmt w:val="bullet"/>
      <w:lvlText w:val="•"/>
      <w:lvlJc w:val="left"/>
      <w:pPr>
        <w:tabs>
          <w:tab w:val="num" w:pos="2160"/>
        </w:tabs>
        <w:ind w:left="2160" w:hanging="360"/>
      </w:pPr>
      <w:rPr>
        <w:rFonts w:ascii="Arial" w:hAnsi="Arial" w:hint="default"/>
      </w:rPr>
    </w:lvl>
    <w:lvl w:ilvl="3" w:tplc="5BE4B1F2" w:tentative="1">
      <w:start w:val="1"/>
      <w:numFmt w:val="bullet"/>
      <w:lvlText w:val="•"/>
      <w:lvlJc w:val="left"/>
      <w:pPr>
        <w:tabs>
          <w:tab w:val="num" w:pos="2880"/>
        </w:tabs>
        <w:ind w:left="2880" w:hanging="360"/>
      </w:pPr>
      <w:rPr>
        <w:rFonts w:ascii="Arial" w:hAnsi="Arial" w:hint="default"/>
      </w:rPr>
    </w:lvl>
    <w:lvl w:ilvl="4" w:tplc="183CFF18" w:tentative="1">
      <w:start w:val="1"/>
      <w:numFmt w:val="bullet"/>
      <w:lvlText w:val="•"/>
      <w:lvlJc w:val="left"/>
      <w:pPr>
        <w:tabs>
          <w:tab w:val="num" w:pos="3600"/>
        </w:tabs>
        <w:ind w:left="3600" w:hanging="360"/>
      </w:pPr>
      <w:rPr>
        <w:rFonts w:ascii="Arial" w:hAnsi="Arial" w:hint="default"/>
      </w:rPr>
    </w:lvl>
    <w:lvl w:ilvl="5" w:tplc="0A00EEA6" w:tentative="1">
      <w:start w:val="1"/>
      <w:numFmt w:val="bullet"/>
      <w:lvlText w:val="•"/>
      <w:lvlJc w:val="left"/>
      <w:pPr>
        <w:tabs>
          <w:tab w:val="num" w:pos="4320"/>
        </w:tabs>
        <w:ind w:left="4320" w:hanging="360"/>
      </w:pPr>
      <w:rPr>
        <w:rFonts w:ascii="Arial" w:hAnsi="Arial" w:hint="default"/>
      </w:rPr>
    </w:lvl>
    <w:lvl w:ilvl="6" w:tplc="FB1C02AC" w:tentative="1">
      <w:start w:val="1"/>
      <w:numFmt w:val="bullet"/>
      <w:lvlText w:val="•"/>
      <w:lvlJc w:val="left"/>
      <w:pPr>
        <w:tabs>
          <w:tab w:val="num" w:pos="5040"/>
        </w:tabs>
        <w:ind w:left="5040" w:hanging="360"/>
      </w:pPr>
      <w:rPr>
        <w:rFonts w:ascii="Arial" w:hAnsi="Arial" w:hint="default"/>
      </w:rPr>
    </w:lvl>
    <w:lvl w:ilvl="7" w:tplc="00E82ED4" w:tentative="1">
      <w:start w:val="1"/>
      <w:numFmt w:val="bullet"/>
      <w:lvlText w:val="•"/>
      <w:lvlJc w:val="left"/>
      <w:pPr>
        <w:tabs>
          <w:tab w:val="num" w:pos="5760"/>
        </w:tabs>
        <w:ind w:left="5760" w:hanging="360"/>
      </w:pPr>
      <w:rPr>
        <w:rFonts w:ascii="Arial" w:hAnsi="Arial" w:hint="default"/>
      </w:rPr>
    </w:lvl>
    <w:lvl w:ilvl="8" w:tplc="DA8242D8" w:tentative="1">
      <w:start w:val="1"/>
      <w:numFmt w:val="bullet"/>
      <w:lvlText w:val="•"/>
      <w:lvlJc w:val="left"/>
      <w:pPr>
        <w:tabs>
          <w:tab w:val="num" w:pos="6480"/>
        </w:tabs>
        <w:ind w:left="6480" w:hanging="360"/>
      </w:pPr>
      <w:rPr>
        <w:rFonts w:ascii="Arial" w:hAnsi="Arial" w:hint="default"/>
      </w:rPr>
    </w:lvl>
  </w:abstractNum>
  <w:num w:numId="1" w16cid:durableId="954871089">
    <w:abstractNumId w:val="0"/>
  </w:num>
  <w:num w:numId="2" w16cid:durableId="1914271850">
    <w:abstractNumId w:val="14"/>
  </w:num>
  <w:num w:numId="3" w16cid:durableId="218247643">
    <w:abstractNumId w:val="24"/>
  </w:num>
  <w:num w:numId="4" w16cid:durableId="1872917760">
    <w:abstractNumId w:val="20"/>
  </w:num>
  <w:num w:numId="5" w16cid:durableId="887841248">
    <w:abstractNumId w:val="37"/>
  </w:num>
  <w:num w:numId="6" w16cid:durableId="1251431489">
    <w:abstractNumId w:val="26"/>
  </w:num>
  <w:num w:numId="7" w16cid:durableId="1251306509">
    <w:abstractNumId w:val="11"/>
  </w:num>
  <w:num w:numId="8" w16cid:durableId="1538734388">
    <w:abstractNumId w:val="16"/>
  </w:num>
  <w:num w:numId="9" w16cid:durableId="913859433">
    <w:abstractNumId w:val="31"/>
  </w:num>
  <w:num w:numId="10" w16cid:durableId="234559992">
    <w:abstractNumId w:val="8"/>
  </w:num>
  <w:num w:numId="11" w16cid:durableId="886258579">
    <w:abstractNumId w:val="36"/>
  </w:num>
  <w:num w:numId="12" w16cid:durableId="64762656">
    <w:abstractNumId w:val="32"/>
  </w:num>
  <w:num w:numId="13" w16cid:durableId="619843859">
    <w:abstractNumId w:val="6"/>
  </w:num>
  <w:num w:numId="14" w16cid:durableId="29427246">
    <w:abstractNumId w:val="7"/>
    <w:lvlOverride w:ilvl="0">
      <w:lvl w:ilvl="0">
        <w:start w:val="1"/>
        <w:numFmt w:val="upperLetter"/>
        <w:suff w:val="space"/>
        <w:lvlText w:val="%1."/>
        <w:lvlJc w:val="left"/>
        <w:pPr>
          <w:ind w:left="0" w:firstLine="0"/>
        </w:pPr>
        <w:rPr>
          <w:rFonts w:hint="default"/>
        </w:rPr>
      </w:lvl>
    </w:lvlOverride>
  </w:num>
  <w:num w:numId="15" w16cid:durableId="2021196231">
    <w:abstractNumId w:val="15"/>
  </w:num>
  <w:num w:numId="16" w16cid:durableId="1961103207">
    <w:abstractNumId w:val="29"/>
  </w:num>
  <w:num w:numId="17" w16cid:durableId="9620333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74776048">
    <w:abstractNumId w:val="41"/>
  </w:num>
  <w:num w:numId="19" w16cid:durableId="1446727211">
    <w:abstractNumId w:val="5"/>
  </w:num>
  <w:num w:numId="20" w16cid:durableId="1992632202">
    <w:abstractNumId w:val="3"/>
  </w:num>
  <w:num w:numId="21" w16cid:durableId="883754587">
    <w:abstractNumId w:val="27"/>
  </w:num>
  <w:num w:numId="22" w16cid:durableId="471214329">
    <w:abstractNumId w:val="10"/>
  </w:num>
  <w:num w:numId="23" w16cid:durableId="45179325">
    <w:abstractNumId w:val="19"/>
  </w:num>
  <w:num w:numId="24" w16cid:durableId="199442081">
    <w:abstractNumId w:val="39"/>
  </w:num>
  <w:num w:numId="25" w16cid:durableId="440882949">
    <w:abstractNumId w:val="30"/>
  </w:num>
  <w:num w:numId="26" w16cid:durableId="1938783129">
    <w:abstractNumId w:val="35"/>
  </w:num>
  <w:num w:numId="27" w16cid:durableId="109252588">
    <w:abstractNumId w:val="21"/>
  </w:num>
  <w:num w:numId="28" w16cid:durableId="1122573929">
    <w:abstractNumId w:val="28"/>
  </w:num>
  <w:num w:numId="29" w16cid:durableId="1954361764">
    <w:abstractNumId w:val="42"/>
  </w:num>
  <w:num w:numId="30" w16cid:durableId="1032730535">
    <w:abstractNumId w:val="13"/>
  </w:num>
  <w:num w:numId="31" w16cid:durableId="1584683932">
    <w:abstractNumId w:val="40"/>
  </w:num>
  <w:num w:numId="32" w16cid:durableId="843781344">
    <w:abstractNumId w:val="22"/>
  </w:num>
  <w:num w:numId="33" w16cid:durableId="2117824254">
    <w:abstractNumId w:val="38"/>
  </w:num>
  <w:num w:numId="34" w16cid:durableId="1339112885">
    <w:abstractNumId w:val="33"/>
  </w:num>
  <w:num w:numId="35" w16cid:durableId="1215115237">
    <w:abstractNumId w:val="25"/>
  </w:num>
  <w:num w:numId="36" w16cid:durableId="2130777804">
    <w:abstractNumId w:val="17"/>
  </w:num>
  <w:num w:numId="37" w16cid:durableId="1794593496">
    <w:abstractNumId w:val="23"/>
  </w:num>
  <w:num w:numId="38" w16cid:durableId="2089031056">
    <w:abstractNumId w:val="18"/>
  </w:num>
  <w:num w:numId="39" w16cid:durableId="1966888754">
    <w:abstractNumId w:val="9"/>
  </w:num>
  <w:num w:numId="40" w16cid:durableId="1332224178">
    <w:abstractNumId w:val="2"/>
  </w:num>
  <w:num w:numId="41" w16cid:durableId="202744017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9071033">
    <w:abstractNumId w:val="34"/>
  </w:num>
  <w:num w:numId="43" w16cid:durableId="67465327">
    <w:abstractNumId w:val="43"/>
  </w:num>
  <w:num w:numId="44" w16cid:durableId="446510080">
    <w:abstractNumId w:val="1"/>
  </w:num>
  <w:num w:numId="45" w16cid:durableId="1083991218">
    <w:abstractNumId w:val="12"/>
  </w:num>
  <w:num w:numId="46" w16cid:durableId="6634483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0DF1"/>
    <w:rsid w:val="00001006"/>
    <w:rsid w:val="00001506"/>
    <w:rsid w:val="00002951"/>
    <w:rsid w:val="00002D4D"/>
    <w:rsid w:val="00003D03"/>
    <w:rsid w:val="00004FD7"/>
    <w:rsid w:val="00005BC0"/>
    <w:rsid w:val="0000651B"/>
    <w:rsid w:val="00006B80"/>
    <w:rsid w:val="00011FC3"/>
    <w:rsid w:val="0001203E"/>
    <w:rsid w:val="00012212"/>
    <w:rsid w:val="00012EC7"/>
    <w:rsid w:val="00013D5B"/>
    <w:rsid w:val="000151B8"/>
    <w:rsid w:val="00015E73"/>
    <w:rsid w:val="00015E9A"/>
    <w:rsid w:val="000166B4"/>
    <w:rsid w:val="000177D1"/>
    <w:rsid w:val="00017990"/>
    <w:rsid w:val="0001799E"/>
    <w:rsid w:val="00017C56"/>
    <w:rsid w:val="00017E5E"/>
    <w:rsid w:val="00021809"/>
    <w:rsid w:val="00021C67"/>
    <w:rsid w:val="00023D75"/>
    <w:rsid w:val="00024A01"/>
    <w:rsid w:val="0002715A"/>
    <w:rsid w:val="00027AA1"/>
    <w:rsid w:val="00031A84"/>
    <w:rsid w:val="0003250B"/>
    <w:rsid w:val="0003253A"/>
    <w:rsid w:val="00032713"/>
    <w:rsid w:val="00033D56"/>
    <w:rsid w:val="000344E0"/>
    <w:rsid w:val="00034A7F"/>
    <w:rsid w:val="0003513A"/>
    <w:rsid w:val="00035315"/>
    <w:rsid w:val="00040C78"/>
    <w:rsid w:val="00040ED4"/>
    <w:rsid w:val="00041819"/>
    <w:rsid w:val="00043A88"/>
    <w:rsid w:val="000440D2"/>
    <w:rsid w:val="00046180"/>
    <w:rsid w:val="00050C32"/>
    <w:rsid w:val="00051254"/>
    <w:rsid w:val="000518DD"/>
    <w:rsid w:val="000521BD"/>
    <w:rsid w:val="00052317"/>
    <w:rsid w:val="00052666"/>
    <w:rsid w:val="00052764"/>
    <w:rsid w:val="00052968"/>
    <w:rsid w:val="00053A15"/>
    <w:rsid w:val="00054855"/>
    <w:rsid w:val="0005499F"/>
    <w:rsid w:val="00057E9A"/>
    <w:rsid w:val="0006059F"/>
    <w:rsid w:val="00060D60"/>
    <w:rsid w:val="00060DD4"/>
    <w:rsid w:val="00061511"/>
    <w:rsid w:val="00061574"/>
    <w:rsid w:val="00061B24"/>
    <w:rsid w:val="00061BA4"/>
    <w:rsid w:val="00063305"/>
    <w:rsid w:val="0006545E"/>
    <w:rsid w:val="00065CD5"/>
    <w:rsid w:val="00067C21"/>
    <w:rsid w:val="000702B8"/>
    <w:rsid w:val="00070737"/>
    <w:rsid w:val="0007127E"/>
    <w:rsid w:val="000714C3"/>
    <w:rsid w:val="00071D5E"/>
    <w:rsid w:val="00073FE7"/>
    <w:rsid w:val="00074409"/>
    <w:rsid w:val="00076966"/>
    <w:rsid w:val="00076EF0"/>
    <w:rsid w:val="0007721E"/>
    <w:rsid w:val="000778BA"/>
    <w:rsid w:val="0008155B"/>
    <w:rsid w:val="000829CD"/>
    <w:rsid w:val="00083EC4"/>
    <w:rsid w:val="000844AB"/>
    <w:rsid w:val="00084BD2"/>
    <w:rsid w:val="000854EC"/>
    <w:rsid w:val="00085B44"/>
    <w:rsid w:val="00090D81"/>
    <w:rsid w:val="00090E84"/>
    <w:rsid w:val="0009131B"/>
    <w:rsid w:val="0009137E"/>
    <w:rsid w:val="00091F92"/>
    <w:rsid w:val="00092B0C"/>
    <w:rsid w:val="00092C74"/>
    <w:rsid w:val="00092FE0"/>
    <w:rsid w:val="00094BAA"/>
    <w:rsid w:val="000972DD"/>
    <w:rsid w:val="000A1FA2"/>
    <w:rsid w:val="000A2450"/>
    <w:rsid w:val="000A36C6"/>
    <w:rsid w:val="000A3B16"/>
    <w:rsid w:val="000A40E6"/>
    <w:rsid w:val="000A6B35"/>
    <w:rsid w:val="000B0777"/>
    <w:rsid w:val="000B143C"/>
    <w:rsid w:val="000B2484"/>
    <w:rsid w:val="000B256B"/>
    <w:rsid w:val="000B2C18"/>
    <w:rsid w:val="000B330B"/>
    <w:rsid w:val="000B3E31"/>
    <w:rsid w:val="000B7135"/>
    <w:rsid w:val="000B7E3A"/>
    <w:rsid w:val="000C01F4"/>
    <w:rsid w:val="000C09C8"/>
    <w:rsid w:val="000C0E3B"/>
    <w:rsid w:val="000C104B"/>
    <w:rsid w:val="000C122E"/>
    <w:rsid w:val="000C221B"/>
    <w:rsid w:val="000C24B8"/>
    <w:rsid w:val="000C2DAB"/>
    <w:rsid w:val="000C3FD8"/>
    <w:rsid w:val="000C426E"/>
    <w:rsid w:val="000C6EF1"/>
    <w:rsid w:val="000D0829"/>
    <w:rsid w:val="000D1C48"/>
    <w:rsid w:val="000D24E2"/>
    <w:rsid w:val="000D37EB"/>
    <w:rsid w:val="000D3A5A"/>
    <w:rsid w:val="000D4186"/>
    <w:rsid w:val="000D4A20"/>
    <w:rsid w:val="000D61B2"/>
    <w:rsid w:val="000D627A"/>
    <w:rsid w:val="000D6320"/>
    <w:rsid w:val="000D6E98"/>
    <w:rsid w:val="000E0DE2"/>
    <w:rsid w:val="000E1F46"/>
    <w:rsid w:val="000E2AFD"/>
    <w:rsid w:val="000E4447"/>
    <w:rsid w:val="000E55A1"/>
    <w:rsid w:val="000E6687"/>
    <w:rsid w:val="000E70FD"/>
    <w:rsid w:val="000E7CFB"/>
    <w:rsid w:val="000F1293"/>
    <w:rsid w:val="000F1BB1"/>
    <w:rsid w:val="000F1D4A"/>
    <w:rsid w:val="000F25D7"/>
    <w:rsid w:val="000F33CB"/>
    <w:rsid w:val="000F3592"/>
    <w:rsid w:val="000F5003"/>
    <w:rsid w:val="000F5D34"/>
    <w:rsid w:val="000F62A9"/>
    <w:rsid w:val="000F64C0"/>
    <w:rsid w:val="000F6FE2"/>
    <w:rsid w:val="0010090B"/>
    <w:rsid w:val="00104663"/>
    <w:rsid w:val="00104CB0"/>
    <w:rsid w:val="00104ED6"/>
    <w:rsid w:val="00105925"/>
    <w:rsid w:val="001059B4"/>
    <w:rsid w:val="00105EA6"/>
    <w:rsid w:val="00106744"/>
    <w:rsid w:val="00106AD8"/>
    <w:rsid w:val="00107070"/>
    <w:rsid w:val="001072E6"/>
    <w:rsid w:val="00107CD6"/>
    <w:rsid w:val="001120C4"/>
    <w:rsid w:val="0011425D"/>
    <w:rsid w:val="001146BF"/>
    <w:rsid w:val="0011479C"/>
    <w:rsid w:val="00114A56"/>
    <w:rsid w:val="00115F44"/>
    <w:rsid w:val="00116652"/>
    <w:rsid w:val="00116C7E"/>
    <w:rsid w:val="001175CE"/>
    <w:rsid w:val="00117D9A"/>
    <w:rsid w:val="001213D8"/>
    <w:rsid w:val="00121CF0"/>
    <w:rsid w:val="00121E38"/>
    <w:rsid w:val="0012381B"/>
    <w:rsid w:val="00123A86"/>
    <w:rsid w:val="00125CE9"/>
    <w:rsid w:val="001304D8"/>
    <w:rsid w:val="00130F1A"/>
    <w:rsid w:val="001316F6"/>
    <w:rsid w:val="001317B0"/>
    <w:rsid w:val="00134A06"/>
    <w:rsid w:val="0013552A"/>
    <w:rsid w:val="00135D88"/>
    <w:rsid w:val="001363B7"/>
    <w:rsid w:val="00136D01"/>
    <w:rsid w:val="00137C76"/>
    <w:rsid w:val="00137E78"/>
    <w:rsid w:val="0014000F"/>
    <w:rsid w:val="00140343"/>
    <w:rsid w:val="00141070"/>
    <w:rsid w:val="00141218"/>
    <w:rsid w:val="0014141F"/>
    <w:rsid w:val="00141D69"/>
    <w:rsid w:val="00141D98"/>
    <w:rsid w:val="00141E39"/>
    <w:rsid w:val="00142131"/>
    <w:rsid w:val="00144044"/>
    <w:rsid w:val="00144E81"/>
    <w:rsid w:val="0014540D"/>
    <w:rsid w:val="001460F6"/>
    <w:rsid w:val="001511C0"/>
    <w:rsid w:val="00151703"/>
    <w:rsid w:val="0015243E"/>
    <w:rsid w:val="00152A69"/>
    <w:rsid w:val="001535DD"/>
    <w:rsid w:val="00153905"/>
    <w:rsid w:val="00154CFE"/>
    <w:rsid w:val="0015536D"/>
    <w:rsid w:val="001557F4"/>
    <w:rsid w:val="00157138"/>
    <w:rsid w:val="00162138"/>
    <w:rsid w:val="001627A4"/>
    <w:rsid w:val="0016308D"/>
    <w:rsid w:val="0016327B"/>
    <w:rsid w:val="001635CD"/>
    <w:rsid w:val="0016470C"/>
    <w:rsid w:val="00164873"/>
    <w:rsid w:val="001648A2"/>
    <w:rsid w:val="0016531A"/>
    <w:rsid w:val="00165F70"/>
    <w:rsid w:val="001661D9"/>
    <w:rsid w:val="00166BEA"/>
    <w:rsid w:val="00170818"/>
    <w:rsid w:val="00170C65"/>
    <w:rsid w:val="00171946"/>
    <w:rsid w:val="00172562"/>
    <w:rsid w:val="0017288F"/>
    <w:rsid w:val="00174020"/>
    <w:rsid w:val="00174151"/>
    <w:rsid w:val="001747B1"/>
    <w:rsid w:val="00174D84"/>
    <w:rsid w:val="00176753"/>
    <w:rsid w:val="00177197"/>
    <w:rsid w:val="00177404"/>
    <w:rsid w:val="001777E5"/>
    <w:rsid w:val="001801BF"/>
    <w:rsid w:val="00181E76"/>
    <w:rsid w:val="00182839"/>
    <w:rsid w:val="00185189"/>
    <w:rsid w:val="001854C4"/>
    <w:rsid w:val="001858A9"/>
    <w:rsid w:val="00185AFE"/>
    <w:rsid w:val="00186095"/>
    <w:rsid w:val="00186A1F"/>
    <w:rsid w:val="00186F4C"/>
    <w:rsid w:val="00190E42"/>
    <w:rsid w:val="00191AA5"/>
    <w:rsid w:val="0019262C"/>
    <w:rsid w:val="0019292F"/>
    <w:rsid w:val="001938AF"/>
    <w:rsid w:val="001955E9"/>
    <w:rsid w:val="00195ADE"/>
    <w:rsid w:val="00195BAC"/>
    <w:rsid w:val="00196C3C"/>
    <w:rsid w:val="0019723F"/>
    <w:rsid w:val="001973E3"/>
    <w:rsid w:val="00197DF2"/>
    <w:rsid w:val="00197E88"/>
    <w:rsid w:val="00197FAC"/>
    <w:rsid w:val="001A1899"/>
    <w:rsid w:val="001A1A85"/>
    <w:rsid w:val="001A218B"/>
    <w:rsid w:val="001A2D49"/>
    <w:rsid w:val="001A4A79"/>
    <w:rsid w:val="001A4F72"/>
    <w:rsid w:val="001A52BF"/>
    <w:rsid w:val="001A58EB"/>
    <w:rsid w:val="001A5EFA"/>
    <w:rsid w:val="001A6388"/>
    <w:rsid w:val="001A6685"/>
    <w:rsid w:val="001A6AA5"/>
    <w:rsid w:val="001A71AB"/>
    <w:rsid w:val="001A773F"/>
    <w:rsid w:val="001A7827"/>
    <w:rsid w:val="001B077E"/>
    <w:rsid w:val="001B0A98"/>
    <w:rsid w:val="001B1B9C"/>
    <w:rsid w:val="001B2170"/>
    <w:rsid w:val="001B2954"/>
    <w:rsid w:val="001B2F14"/>
    <w:rsid w:val="001B4688"/>
    <w:rsid w:val="001B4AB2"/>
    <w:rsid w:val="001B4F9A"/>
    <w:rsid w:val="001B53C2"/>
    <w:rsid w:val="001B57A4"/>
    <w:rsid w:val="001B6470"/>
    <w:rsid w:val="001B7C6A"/>
    <w:rsid w:val="001C164F"/>
    <w:rsid w:val="001C2958"/>
    <w:rsid w:val="001C2E5E"/>
    <w:rsid w:val="001C3B16"/>
    <w:rsid w:val="001C450E"/>
    <w:rsid w:val="001C495F"/>
    <w:rsid w:val="001C597C"/>
    <w:rsid w:val="001D0247"/>
    <w:rsid w:val="001D031D"/>
    <w:rsid w:val="001D0C9C"/>
    <w:rsid w:val="001D1FE7"/>
    <w:rsid w:val="001D3924"/>
    <w:rsid w:val="001D3AED"/>
    <w:rsid w:val="001D4500"/>
    <w:rsid w:val="001D4C0D"/>
    <w:rsid w:val="001D5027"/>
    <w:rsid w:val="001D5163"/>
    <w:rsid w:val="001D5407"/>
    <w:rsid w:val="001D6833"/>
    <w:rsid w:val="001D6F48"/>
    <w:rsid w:val="001E13CC"/>
    <w:rsid w:val="001E2317"/>
    <w:rsid w:val="001E33BF"/>
    <w:rsid w:val="001E3841"/>
    <w:rsid w:val="001E3E87"/>
    <w:rsid w:val="001E4083"/>
    <w:rsid w:val="001E4698"/>
    <w:rsid w:val="001E516B"/>
    <w:rsid w:val="001E5C56"/>
    <w:rsid w:val="001E69B5"/>
    <w:rsid w:val="001E6A66"/>
    <w:rsid w:val="001E6CFA"/>
    <w:rsid w:val="001E73B1"/>
    <w:rsid w:val="001E7508"/>
    <w:rsid w:val="001E7F8B"/>
    <w:rsid w:val="001F03AB"/>
    <w:rsid w:val="001F05B6"/>
    <w:rsid w:val="001F0601"/>
    <w:rsid w:val="001F2171"/>
    <w:rsid w:val="001F4484"/>
    <w:rsid w:val="001F487E"/>
    <w:rsid w:val="001F4FA0"/>
    <w:rsid w:val="001F552A"/>
    <w:rsid w:val="001F5C6D"/>
    <w:rsid w:val="001F73C8"/>
    <w:rsid w:val="00200B38"/>
    <w:rsid w:val="00201145"/>
    <w:rsid w:val="0020185A"/>
    <w:rsid w:val="00201A76"/>
    <w:rsid w:val="00201FB7"/>
    <w:rsid w:val="002025F9"/>
    <w:rsid w:val="00203143"/>
    <w:rsid w:val="0020339F"/>
    <w:rsid w:val="00204275"/>
    <w:rsid w:val="00204A2A"/>
    <w:rsid w:val="002058D0"/>
    <w:rsid w:val="00205B9E"/>
    <w:rsid w:val="00205C43"/>
    <w:rsid w:val="00206B26"/>
    <w:rsid w:val="00207411"/>
    <w:rsid w:val="00210142"/>
    <w:rsid w:val="0021052C"/>
    <w:rsid w:val="00210E41"/>
    <w:rsid w:val="00211824"/>
    <w:rsid w:val="002141C8"/>
    <w:rsid w:val="00215460"/>
    <w:rsid w:val="00215F8D"/>
    <w:rsid w:val="00216469"/>
    <w:rsid w:val="00216AB2"/>
    <w:rsid w:val="002170E6"/>
    <w:rsid w:val="00217A93"/>
    <w:rsid w:val="00220965"/>
    <w:rsid w:val="00223B9B"/>
    <w:rsid w:val="00223FAE"/>
    <w:rsid w:val="00226F61"/>
    <w:rsid w:val="00227DAA"/>
    <w:rsid w:val="00230EDE"/>
    <w:rsid w:val="0023152A"/>
    <w:rsid w:val="00231BB2"/>
    <w:rsid w:val="00231E14"/>
    <w:rsid w:val="002320A3"/>
    <w:rsid w:val="00232A09"/>
    <w:rsid w:val="00235917"/>
    <w:rsid w:val="00236A04"/>
    <w:rsid w:val="00236E62"/>
    <w:rsid w:val="002401CE"/>
    <w:rsid w:val="002409FA"/>
    <w:rsid w:val="00240C5B"/>
    <w:rsid w:val="0024150E"/>
    <w:rsid w:val="00241628"/>
    <w:rsid w:val="00242C14"/>
    <w:rsid w:val="00244C0C"/>
    <w:rsid w:val="0024573F"/>
    <w:rsid w:val="002467D5"/>
    <w:rsid w:val="00246EB8"/>
    <w:rsid w:val="002478CE"/>
    <w:rsid w:val="002513BC"/>
    <w:rsid w:val="002521E0"/>
    <w:rsid w:val="00252416"/>
    <w:rsid w:val="00252E46"/>
    <w:rsid w:val="00252EB2"/>
    <w:rsid w:val="00253CFC"/>
    <w:rsid w:val="00254A13"/>
    <w:rsid w:val="002560D8"/>
    <w:rsid w:val="002605ED"/>
    <w:rsid w:val="002622FE"/>
    <w:rsid w:val="002627AE"/>
    <w:rsid w:val="002633DB"/>
    <w:rsid w:val="00263D0F"/>
    <w:rsid w:val="00267678"/>
    <w:rsid w:val="00267833"/>
    <w:rsid w:val="0026796B"/>
    <w:rsid w:val="00267CD4"/>
    <w:rsid w:val="00270213"/>
    <w:rsid w:val="00270D43"/>
    <w:rsid w:val="00271B2D"/>
    <w:rsid w:val="00271BAD"/>
    <w:rsid w:val="00272654"/>
    <w:rsid w:val="00275282"/>
    <w:rsid w:val="002754DF"/>
    <w:rsid w:val="00276646"/>
    <w:rsid w:val="00276908"/>
    <w:rsid w:val="00280A43"/>
    <w:rsid w:val="0028303E"/>
    <w:rsid w:val="00284674"/>
    <w:rsid w:val="002853F3"/>
    <w:rsid w:val="00285B40"/>
    <w:rsid w:val="00285DD4"/>
    <w:rsid w:val="002905D5"/>
    <w:rsid w:val="002906F1"/>
    <w:rsid w:val="002927C4"/>
    <w:rsid w:val="002931D2"/>
    <w:rsid w:val="00293B8E"/>
    <w:rsid w:val="00293C9A"/>
    <w:rsid w:val="00293D7A"/>
    <w:rsid w:val="00295093"/>
    <w:rsid w:val="00295157"/>
    <w:rsid w:val="0029614E"/>
    <w:rsid w:val="002967D4"/>
    <w:rsid w:val="002969CB"/>
    <w:rsid w:val="002A000F"/>
    <w:rsid w:val="002A048A"/>
    <w:rsid w:val="002A06F0"/>
    <w:rsid w:val="002A14BA"/>
    <w:rsid w:val="002A24AD"/>
    <w:rsid w:val="002A28B3"/>
    <w:rsid w:val="002A3234"/>
    <w:rsid w:val="002A3AF8"/>
    <w:rsid w:val="002A4118"/>
    <w:rsid w:val="002A486E"/>
    <w:rsid w:val="002A4B01"/>
    <w:rsid w:val="002A529C"/>
    <w:rsid w:val="002B0463"/>
    <w:rsid w:val="002B0C37"/>
    <w:rsid w:val="002B0C71"/>
    <w:rsid w:val="002B1679"/>
    <w:rsid w:val="002B17AE"/>
    <w:rsid w:val="002B197E"/>
    <w:rsid w:val="002B379B"/>
    <w:rsid w:val="002B3F7D"/>
    <w:rsid w:val="002B560D"/>
    <w:rsid w:val="002B5DFD"/>
    <w:rsid w:val="002B62BC"/>
    <w:rsid w:val="002B6440"/>
    <w:rsid w:val="002B6958"/>
    <w:rsid w:val="002B6D2B"/>
    <w:rsid w:val="002B6EA7"/>
    <w:rsid w:val="002B76B0"/>
    <w:rsid w:val="002B7F19"/>
    <w:rsid w:val="002C082C"/>
    <w:rsid w:val="002C0E92"/>
    <w:rsid w:val="002C1723"/>
    <w:rsid w:val="002C2CCF"/>
    <w:rsid w:val="002C419A"/>
    <w:rsid w:val="002C6DB8"/>
    <w:rsid w:val="002C707C"/>
    <w:rsid w:val="002C7DC7"/>
    <w:rsid w:val="002D11FD"/>
    <w:rsid w:val="002D26B0"/>
    <w:rsid w:val="002D337E"/>
    <w:rsid w:val="002D3E91"/>
    <w:rsid w:val="002D4A44"/>
    <w:rsid w:val="002D54D7"/>
    <w:rsid w:val="002D5EB3"/>
    <w:rsid w:val="002D6FDA"/>
    <w:rsid w:val="002D7313"/>
    <w:rsid w:val="002D7529"/>
    <w:rsid w:val="002D7EBA"/>
    <w:rsid w:val="002E02B1"/>
    <w:rsid w:val="002E2478"/>
    <w:rsid w:val="002E396B"/>
    <w:rsid w:val="002E3D2C"/>
    <w:rsid w:val="002E411F"/>
    <w:rsid w:val="002E446C"/>
    <w:rsid w:val="002E48CE"/>
    <w:rsid w:val="002E4F93"/>
    <w:rsid w:val="002E5C2F"/>
    <w:rsid w:val="002E7535"/>
    <w:rsid w:val="002E7FCF"/>
    <w:rsid w:val="002EBBD9"/>
    <w:rsid w:val="002F1879"/>
    <w:rsid w:val="002F1D45"/>
    <w:rsid w:val="002F214F"/>
    <w:rsid w:val="002F2958"/>
    <w:rsid w:val="002F3420"/>
    <w:rsid w:val="002F3457"/>
    <w:rsid w:val="002F4054"/>
    <w:rsid w:val="002F42B2"/>
    <w:rsid w:val="002F5F96"/>
    <w:rsid w:val="002F63A1"/>
    <w:rsid w:val="002F6CA0"/>
    <w:rsid w:val="00302F96"/>
    <w:rsid w:val="003036BA"/>
    <w:rsid w:val="00303965"/>
    <w:rsid w:val="00303DE7"/>
    <w:rsid w:val="00304392"/>
    <w:rsid w:val="003054BE"/>
    <w:rsid w:val="0030596E"/>
    <w:rsid w:val="00305EE7"/>
    <w:rsid w:val="003066D5"/>
    <w:rsid w:val="0030758F"/>
    <w:rsid w:val="003118FE"/>
    <w:rsid w:val="00313105"/>
    <w:rsid w:val="003141B6"/>
    <w:rsid w:val="003144FF"/>
    <w:rsid w:val="003146F4"/>
    <w:rsid w:val="003165F7"/>
    <w:rsid w:val="0032080D"/>
    <w:rsid w:val="00320F5E"/>
    <w:rsid w:val="00321775"/>
    <w:rsid w:val="003218A5"/>
    <w:rsid w:val="00321EB5"/>
    <w:rsid w:val="00322DAA"/>
    <w:rsid w:val="00323E56"/>
    <w:rsid w:val="003254AF"/>
    <w:rsid w:val="00325ECE"/>
    <w:rsid w:val="00327067"/>
    <w:rsid w:val="00327078"/>
    <w:rsid w:val="003309D1"/>
    <w:rsid w:val="00330A48"/>
    <w:rsid w:val="00331A43"/>
    <w:rsid w:val="00332A2D"/>
    <w:rsid w:val="0033486F"/>
    <w:rsid w:val="0033583E"/>
    <w:rsid w:val="00336145"/>
    <w:rsid w:val="0034128C"/>
    <w:rsid w:val="003412F9"/>
    <w:rsid w:val="003415A6"/>
    <w:rsid w:val="003435A6"/>
    <w:rsid w:val="00344CE5"/>
    <w:rsid w:val="00344EA0"/>
    <w:rsid w:val="00346008"/>
    <w:rsid w:val="003463A8"/>
    <w:rsid w:val="003469D0"/>
    <w:rsid w:val="00350226"/>
    <w:rsid w:val="003504E9"/>
    <w:rsid w:val="00350CFB"/>
    <w:rsid w:val="00351183"/>
    <w:rsid w:val="0035161A"/>
    <w:rsid w:val="003519F1"/>
    <w:rsid w:val="00351EDC"/>
    <w:rsid w:val="003520A4"/>
    <w:rsid w:val="00353818"/>
    <w:rsid w:val="003541F4"/>
    <w:rsid w:val="00355460"/>
    <w:rsid w:val="0035702D"/>
    <w:rsid w:val="0035752E"/>
    <w:rsid w:val="003579E9"/>
    <w:rsid w:val="00360535"/>
    <w:rsid w:val="003628EB"/>
    <w:rsid w:val="00363099"/>
    <w:rsid w:val="0036342D"/>
    <w:rsid w:val="0036356F"/>
    <w:rsid w:val="00363602"/>
    <w:rsid w:val="0036397A"/>
    <w:rsid w:val="003639EB"/>
    <w:rsid w:val="00364197"/>
    <w:rsid w:val="00366C81"/>
    <w:rsid w:val="00370E09"/>
    <w:rsid w:val="00372007"/>
    <w:rsid w:val="00372709"/>
    <w:rsid w:val="00372CC6"/>
    <w:rsid w:val="003737AF"/>
    <w:rsid w:val="00373A9F"/>
    <w:rsid w:val="0037468A"/>
    <w:rsid w:val="003749F4"/>
    <w:rsid w:val="003756EB"/>
    <w:rsid w:val="00375A6B"/>
    <w:rsid w:val="003763CB"/>
    <w:rsid w:val="00376845"/>
    <w:rsid w:val="00380D62"/>
    <w:rsid w:val="00380E86"/>
    <w:rsid w:val="00381001"/>
    <w:rsid w:val="0038145D"/>
    <w:rsid w:val="00381FC6"/>
    <w:rsid w:val="00382090"/>
    <w:rsid w:val="003821A3"/>
    <w:rsid w:val="00382E5B"/>
    <w:rsid w:val="00383853"/>
    <w:rsid w:val="00383DD5"/>
    <w:rsid w:val="00384980"/>
    <w:rsid w:val="003867C6"/>
    <w:rsid w:val="00386E35"/>
    <w:rsid w:val="00387228"/>
    <w:rsid w:val="00387497"/>
    <w:rsid w:val="003874CB"/>
    <w:rsid w:val="00387B64"/>
    <w:rsid w:val="003907F7"/>
    <w:rsid w:val="00390B86"/>
    <w:rsid w:val="00391E44"/>
    <w:rsid w:val="00392992"/>
    <w:rsid w:val="00392FA0"/>
    <w:rsid w:val="00393CE8"/>
    <w:rsid w:val="003940D4"/>
    <w:rsid w:val="003974D3"/>
    <w:rsid w:val="003A0110"/>
    <w:rsid w:val="003A01EA"/>
    <w:rsid w:val="003A0AEE"/>
    <w:rsid w:val="003A0B17"/>
    <w:rsid w:val="003A260E"/>
    <w:rsid w:val="003A3F3A"/>
    <w:rsid w:val="003A5252"/>
    <w:rsid w:val="003A582E"/>
    <w:rsid w:val="003A608F"/>
    <w:rsid w:val="003A7420"/>
    <w:rsid w:val="003A75E8"/>
    <w:rsid w:val="003A7CEB"/>
    <w:rsid w:val="003B097E"/>
    <w:rsid w:val="003B2723"/>
    <w:rsid w:val="003B2DD9"/>
    <w:rsid w:val="003B3AC6"/>
    <w:rsid w:val="003B3FFE"/>
    <w:rsid w:val="003B6154"/>
    <w:rsid w:val="003B741C"/>
    <w:rsid w:val="003C0ADB"/>
    <w:rsid w:val="003C0D56"/>
    <w:rsid w:val="003C1744"/>
    <w:rsid w:val="003C1B19"/>
    <w:rsid w:val="003C2295"/>
    <w:rsid w:val="003C29CC"/>
    <w:rsid w:val="003C2DD0"/>
    <w:rsid w:val="003C3223"/>
    <w:rsid w:val="003C4B2B"/>
    <w:rsid w:val="003C615D"/>
    <w:rsid w:val="003C63C2"/>
    <w:rsid w:val="003D112E"/>
    <w:rsid w:val="003D12A0"/>
    <w:rsid w:val="003D1A98"/>
    <w:rsid w:val="003D37D6"/>
    <w:rsid w:val="003D3FE2"/>
    <w:rsid w:val="003D4C7F"/>
    <w:rsid w:val="003D4E93"/>
    <w:rsid w:val="003D545C"/>
    <w:rsid w:val="003D640F"/>
    <w:rsid w:val="003D7316"/>
    <w:rsid w:val="003D7505"/>
    <w:rsid w:val="003D769D"/>
    <w:rsid w:val="003D7D09"/>
    <w:rsid w:val="003E060B"/>
    <w:rsid w:val="003E17F3"/>
    <w:rsid w:val="003E46D9"/>
    <w:rsid w:val="003E4A4F"/>
    <w:rsid w:val="003F0DB7"/>
    <w:rsid w:val="003F237A"/>
    <w:rsid w:val="003F359D"/>
    <w:rsid w:val="003F418A"/>
    <w:rsid w:val="003F5148"/>
    <w:rsid w:val="003F5B34"/>
    <w:rsid w:val="003F5BA0"/>
    <w:rsid w:val="003F709B"/>
    <w:rsid w:val="003F7D7E"/>
    <w:rsid w:val="00401492"/>
    <w:rsid w:val="00402953"/>
    <w:rsid w:val="004035BD"/>
    <w:rsid w:val="00403AAD"/>
    <w:rsid w:val="004040F6"/>
    <w:rsid w:val="00407150"/>
    <w:rsid w:val="00407411"/>
    <w:rsid w:val="00407742"/>
    <w:rsid w:val="00410A00"/>
    <w:rsid w:val="0041108E"/>
    <w:rsid w:val="0041189C"/>
    <w:rsid w:val="004127AE"/>
    <w:rsid w:val="00412F1A"/>
    <w:rsid w:val="0041399D"/>
    <w:rsid w:val="00413C76"/>
    <w:rsid w:val="00416591"/>
    <w:rsid w:val="00416D80"/>
    <w:rsid w:val="00416F0E"/>
    <w:rsid w:val="00417315"/>
    <w:rsid w:val="00417839"/>
    <w:rsid w:val="00417E39"/>
    <w:rsid w:val="00420501"/>
    <w:rsid w:val="00420CA6"/>
    <w:rsid w:val="00422716"/>
    <w:rsid w:val="004262B5"/>
    <w:rsid w:val="004269F9"/>
    <w:rsid w:val="004317F3"/>
    <w:rsid w:val="00431C5D"/>
    <w:rsid w:val="00433124"/>
    <w:rsid w:val="00433177"/>
    <w:rsid w:val="0043358E"/>
    <w:rsid w:val="004360DF"/>
    <w:rsid w:val="00436A42"/>
    <w:rsid w:val="00436CE2"/>
    <w:rsid w:val="00437CFB"/>
    <w:rsid w:val="00440B9E"/>
    <w:rsid w:val="00441BAA"/>
    <w:rsid w:val="004423FC"/>
    <w:rsid w:val="0044242A"/>
    <w:rsid w:val="00442439"/>
    <w:rsid w:val="00442B34"/>
    <w:rsid w:val="00443AB2"/>
    <w:rsid w:val="00444E10"/>
    <w:rsid w:val="004462AC"/>
    <w:rsid w:val="0044635D"/>
    <w:rsid w:val="00446720"/>
    <w:rsid w:val="00446B7C"/>
    <w:rsid w:val="004511F5"/>
    <w:rsid w:val="0045120A"/>
    <w:rsid w:val="00451A5F"/>
    <w:rsid w:val="00452E5F"/>
    <w:rsid w:val="00454CBE"/>
    <w:rsid w:val="00455952"/>
    <w:rsid w:val="004567C3"/>
    <w:rsid w:val="00456DAC"/>
    <w:rsid w:val="004570C8"/>
    <w:rsid w:val="00457310"/>
    <w:rsid w:val="00457471"/>
    <w:rsid w:val="0045757E"/>
    <w:rsid w:val="00460535"/>
    <w:rsid w:val="00460964"/>
    <w:rsid w:val="00460D49"/>
    <w:rsid w:val="00461574"/>
    <w:rsid w:val="00461F2B"/>
    <w:rsid w:val="00462EB4"/>
    <w:rsid w:val="00463EB0"/>
    <w:rsid w:val="004642B5"/>
    <w:rsid w:val="00464A7C"/>
    <w:rsid w:val="00464EC2"/>
    <w:rsid w:val="00464FF6"/>
    <w:rsid w:val="004653B3"/>
    <w:rsid w:val="00465AB7"/>
    <w:rsid w:val="00465CAE"/>
    <w:rsid w:val="00465D14"/>
    <w:rsid w:val="00467063"/>
    <w:rsid w:val="00467080"/>
    <w:rsid w:val="00467441"/>
    <w:rsid w:val="004701DE"/>
    <w:rsid w:val="004702C9"/>
    <w:rsid w:val="004705A5"/>
    <w:rsid w:val="00470A09"/>
    <w:rsid w:val="00470C79"/>
    <w:rsid w:val="004716DB"/>
    <w:rsid w:val="00472151"/>
    <w:rsid w:val="00472A31"/>
    <w:rsid w:val="00472E27"/>
    <w:rsid w:val="00473D08"/>
    <w:rsid w:val="00474CA9"/>
    <w:rsid w:val="00476E14"/>
    <w:rsid w:val="004772EC"/>
    <w:rsid w:val="004776C5"/>
    <w:rsid w:val="00477BF4"/>
    <w:rsid w:val="00480F84"/>
    <w:rsid w:val="004811E6"/>
    <w:rsid w:val="00481D4B"/>
    <w:rsid w:val="004825C2"/>
    <w:rsid w:val="00482836"/>
    <w:rsid w:val="00482EE5"/>
    <w:rsid w:val="00483326"/>
    <w:rsid w:val="004855C1"/>
    <w:rsid w:val="00486484"/>
    <w:rsid w:val="00486C8C"/>
    <w:rsid w:val="00486D54"/>
    <w:rsid w:val="00486D66"/>
    <w:rsid w:val="00486E60"/>
    <w:rsid w:val="00491213"/>
    <w:rsid w:val="00491B16"/>
    <w:rsid w:val="0049259A"/>
    <w:rsid w:val="0049327F"/>
    <w:rsid w:val="00493B58"/>
    <w:rsid w:val="0049433A"/>
    <w:rsid w:val="004943ED"/>
    <w:rsid w:val="00494592"/>
    <w:rsid w:val="004949B8"/>
    <w:rsid w:val="0049575A"/>
    <w:rsid w:val="00496EB9"/>
    <w:rsid w:val="004A0234"/>
    <w:rsid w:val="004A0433"/>
    <w:rsid w:val="004A0937"/>
    <w:rsid w:val="004A11FE"/>
    <w:rsid w:val="004A1389"/>
    <w:rsid w:val="004A2329"/>
    <w:rsid w:val="004A34AE"/>
    <w:rsid w:val="004A465D"/>
    <w:rsid w:val="004A465F"/>
    <w:rsid w:val="004A564F"/>
    <w:rsid w:val="004A6349"/>
    <w:rsid w:val="004A73F4"/>
    <w:rsid w:val="004A785E"/>
    <w:rsid w:val="004A7ADD"/>
    <w:rsid w:val="004B0EAA"/>
    <w:rsid w:val="004B1AB2"/>
    <w:rsid w:val="004B30CA"/>
    <w:rsid w:val="004B38C7"/>
    <w:rsid w:val="004B73DC"/>
    <w:rsid w:val="004B7C73"/>
    <w:rsid w:val="004C173B"/>
    <w:rsid w:val="004C1DD3"/>
    <w:rsid w:val="004C23B8"/>
    <w:rsid w:val="004C2664"/>
    <w:rsid w:val="004C2D32"/>
    <w:rsid w:val="004C41FA"/>
    <w:rsid w:val="004C4982"/>
    <w:rsid w:val="004C56C6"/>
    <w:rsid w:val="004C577D"/>
    <w:rsid w:val="004C586A"/>
    <w:rsid w:val="004C69B9"/>
    <w:rsid w:val="004C6BFB"/>
    <w:rsid w:val="004C7A12"/>
    <w:rsid w:val="004C7F2A"/>
    <w:rsid w:val="004D0892"/>
    <w:rsid w:val="004D0B9B"/>
    <w:rsid w:val="004D0E4A"/>
    <w:rsid w:val="004D1535"/>
    <w:rsid w:val="004D2355"/>
    <w:rsid w:val="004D35EF"/>
    <w:rsid w:val="004D561A"/>
    <w:rsid w:val="004D58B3"/>
    <w:rsid w:val="004D67B3"/>
    <w:rsid w:val="004D7193"/>
    <w:rsid w:val="004D7F39"/>
    <w:rsid w:val="004E0361"/>
    <w:rsid w:val="004E1938"/>
    <w:rsid w:val="004E2627"/>
    <w:rsid w:val="004E3600"/>
    <w:rsid w:val="004E3DAE"/>
    <w:rsid w:val="004E49EA"/>
    <w:rsid w:val="004F0035"/>
    <w:rsid w:val="004F08D6"/>
    <w:rsid w:val="004F0BA2"/>
    <w:rsid w:val="004F105E"/>
    <w:rsid w:val="004F2C2F"/>
    <w:rsid w:val="004F492D"/>
    <w:rsid w:val="004F4BC4"/>
    <w:rsid w:val="004F55CF"/>
    <w:rsid w:val="004F6140"/>
    <w:rsid w:val="004F619D"/>
    <w:rsid w:val="004F6E39"/>
    <w:rsid w:val="004F708F"/>
    <w:rsid w:val="004F7211"/>
    <w:rsid w:val="004F7510"/>
    <w:rsid w:val="004F7E93"/>
    <w:rsid w:val="004F7FD5"/>
    <w:rsid w:val="00500184"/>
    <w:rsid w:val="00500D8B"/>
    <w:rsid w:val="00501EE8"/>
    <w:rsid w:val="00502AFF"/>
    <w:rsid w:val="0050400B"/>
    <w:rsid w:val="00504A78"/>
    <w:rsid w:val="00505244"/>
    <w:rsid w:val="00505C65"/>
    <w:rsid w:val="005061D5"/>
    <w:rsid w:val="005065A9"/>
    <w:rsid w:val="00506758"/>
    <w:rsid w:val="00506AD6"/>
    <w:rsid w:val="00510D59"/>
    <w:rsid w:val="005135D2"/>
    <w:rsid w:val="005150CA"/>
    <w:rsid w:val="005151B5"/>
    <w:rsid w:val="00516678"/>
    <w:rsid w:val="00516F7D"/>
    <w:rsid w:val="00517856"/>
    <w:rsid w:val="0051792D"/>
    <w:rsid w:val="005200CC"/>
    <w:rsid w:val="005206B2"/>
    <w:rsid w:val="00520DF1"/>
    <w:rsid w:val="00521759"/>
    <w:rsid w:val="00522428"/>
    <w:rsid w:val="00523407"/>
    <w:rsid w:val="00523A05"/>
    <w:rsid w:val="005255EE"/>
    <w:rsid w:val="00525891"/>
    <w:rsid w:val="0052668A"/>
    <w:rsid w:val="0052775C"/>
    <w:rsid w:val="00527F31"/>
    <w:rsid w:val="00530586"/>
    <w:rsid w:val="005308D2"/>
    <w:rsid w:val="005323DD"/>
    <w:rsid w:val="0053363E"/>
    <w:rsid w:val="005336C5"/>
    <w:rsid w:val="00534367"/>
    <w:rsid w:val="005369DE"/>
    <w:rsid w:val="0053747D"/>
    <w:rsid w:val="005376CB"/>
    <w:rsid w:val="00540547"/>
    <w:rsid w:val="00540BCE"/>
    <w:rsid w:val="005411C5"/>
    <w:rsid w:val="0054121A"/>
    <w:rsid w:val="00541DE9"/>
    <w:rsid w:val="00541F28"/>
    <w:rsid w:val="0054238C"/>
    <w:rsid w:val="0054241F"/>
    <w:rsid w:val="00542C25"/>
    <w:rsid w:val="00542EA8"/>
    <w:rsid w:val="0054409B"/>
    <w:rsid w:val="0054514B"/>
    <w:rsid w:val="00547153"/>
    <w:rsid w:val="005471C4"/>
    <w:rsid w:val="0054746D"/>
    <w:rsid w:val="00551CFD"/>
    <w:rsid w:val="00551F45"/>
    <w:rsid w:val="00552F8D"/>
    <w:rsid w:val="00553539"/>
    <w:rsid w:val="00555F01"/>
    <w:rsid w:val="00556913"/>
    <w:rsid w:val="00557190"/>
    <w:rsid w:val="0055739A"/>
    <w:rsid w:val="005573A0"/>
    <w:rsid w:val="0055767F"/>
    <w:rsid w:val="00557739"/>
    <w:rsid w:val="00564E0C"/>
    <w:rsid w:val="00565948"/>
    <w:rsid w:val="00565A4C"/>
    <w:rsid w:val="00566CE5"/>
    <w:rsid w:val="00567EE8"/>
    <w:rsid w:val="00570D65"/>
    <w:rsid w:val="00571FF9"/>
    <w:rsid w:val="005722AA"/>
    <w:rsid w:val="00574B57"/>
    <w:rsid w:val="00574CD1"/>
    <w:rsid w:val="00575C1B"/>
    <w:rsid w:val="005762F3"/>
    <w:rsid w:val="00576A29"/>
    <w:rsid w:val="00577076"/>
    <w:rsid w:val="00577FB4"/>
    <w:rsid w:val="00580A10"/>
    <w:rsid w:val="00580A31"/>
    <w:rsid w:val="0058122F"/>
    <w:rsid w:val="00581E03"/>
    <w:rsid w:val="00582311"/>
    <w:rsid w:val="00583985"/>
    <w:rsid w:val="005840E7"/>
    <w:rsid w:val="005842B4"/>
    <w:rsid w:val="00585378"/>
    <w:rsid w:val="00585AFD"/>
    <w:rsid w:val="00587708"/>
    <w:rsid w:val="00587CF1"/>
    <w:rsid w:val="005902A9"/>
    <w:rsid w:val="0059032A"/>
    <w:rsid w:val="0059062E"/>
    <w:rsid w:val="00590A10"/>
    <w:rsid w:val="00591746"/>
    <w:rsid w:val="00591EEE"/>
    <w:rsid w:val="0059297F"/>
    <w:rsid w:val="00593176"/>
    <w:rsid w:val="00594006"/>
    <w:rsid w:val="0059412F"/>
    <w:rsid w:val="00594D78"/>
    <w:rsid w:val="00594F41"/>
    <w:rsid w:val="00595B7A"/>
    <w:rsid w:val="00595E29"/>
    <w:rsid w:val="00596126"/>
    <w:rsid w:val="00596B7F"/>
    <w:rsid w:val="005A0868"/>
    <w:rsid w:val="005A1090"/>
    <w:rsid w:val="005A11DA"/>
    <w:rsid w:val="005A59C2"/>
    <w:rsid w:val="005A5B4F"/>
    <w:rsid w:val="005A672A"/>
    <w:rsid w:val="005A6FCB"/>
    <w:rsid w:val="005A7F6C"/>
    <w:rsid w:val="005B0961"/>
    <w:rsid w:val="005B0C30"/>
    <w:rsid w:val="005B0EE7"/>
    <w:rsid w:val="005B103A"/>
    <w:rsid w:val="005B11D6"/>
    <w:rsid w:val="005B16F4"/>
    <w:rsid w:val="005B186D"/>
    <w:rsid w:val="005B1CC0"/>
    <w:rsid w:val="005B3311"/>
    <w:rsid w:val="005B3A75"/>
    <w:rsid w:val="005B62EC"/>
    <w:rsid w:val="005B65F4"/>
    <w:rsid w:val="005C047E"/>
    <w:rsid w:val="005C11FA"/>
    <w:rsid w:val="005C23ED"/>
    <w:rsid w:val="005C261D"/>
    <w:rsid w:val="005C2B82"/>
    <w:rsid w:val="005C3781"/>
    <w:rsid w:val="005C3955"/>
    <w:rsid w:val="005C3F41"/>
    <w:rsid w:val="005C4741"/>
    <w:rsid w:val="005C49E7"/>
    <w:rsid w:val="005C5095"/>
    <w:rsid w:val="005C537C"/>
    <w:rsid w:val="005C61D3"/>
    <w:rsid w:val="005C6411"/>
    <w:rsid w:val="005C7739"/>
    <w:rsid w:val="005C7DF8"/>
    <w:rsid w:val="005D0AA7"/>
    <w:rsid w:val="005D0EDF"/>
    <w:rsid w:val="005D1881"/>
    <w:rsid w:val="005D3ACC"/>
    <w:rsid w:val="005D3BA8"/>
    <w:rsid w:val="005D40C5"/>
    <w:rsid w:val="005D4803"/>
    <w:rsid w:val="005D48EF"/>
    <w:rsid w:val="005D5F2F"/>
    <w:rsid w:val="005D6B46"/>
    <w:rsid w:val="005D6C52"/>
    <w:rsid w:val="005E0BAE"/>
    <w:rsid w:val="005E0D60"/>
    <w:rsid w:val="005E0E65"/>
    <w:rsid w:val="005E1970"/>
    <w:rsid w:val="005E1D85"/>
    <w:rsid w:val="005E243E"/>
    <w:rsid w:val="005E36FF"/>
    <w:rsid w:val="005E4308"/>
    <w:rsid w:val="005E5941"/>
    <w:rsid w:val="005E7435"/>
    <w:rsid w:val="005F0ED5"/>
    <w:rsid w:val="005F14FC"/>
    <w:rsid w:val="005F1857"/>
    <w:rsid w:val="005F2A4C"/>
    <w:rsid w:val="005F36BF"/>
    <w:rsid w:val="005F41EA"/>
    <w:rsid w:val="005F4825"/>
    <w:rsid w:val="005F7619"/>
    <w:rsid w:val="005F7D12"/>
    <w:rsid w:val="00601262"/>
    <w:rsid w:val="00603604"/>
    <w:rsid w:val="006038E2"/>
    <w:rsid w:val="00604D84"/>
    <w:rsid w:val="00605BBF"/>
    <w:rsid w:val="0060652C"/>
    <w:rsid w:val="00606D11"/>
    <w:rsid w:val="00607722"/>
    <w:rsid w:val="00607C73"/>
    <w:rsid w:val="006107CC"/>
    <w:rsid w:val="006129FD"/>
    <w:rsid w:val="00613493"/>
    <w:rsid w:val="00613D1B"/>
    <w:rsid w:val="006149AC"/>
    <w:rsid w:val="00614C4E"/>
    <w:rsid w:val="0061516E"/>
    <w:rsid w:val="00615FAA"/>
    <w:rsid w:val="00616EC7"/>
    <w:rsid w:val="00620CD8"/>
    <w:rsid w:val="0062116B"/>
    <w:rsid w:val="0062147C"/>
    <w:rsid w:val="00621D52"/>
    <w:rsid w:val="006224D1"/>
    <w:rsid w:val="00622CC0"/>
    <w:rsid w:val="00623060"/>
    <w:rsid w:val="00623B3F"/>
    <w:rsid w:val="0062439C"/>
    <w:rsid w:val="0062501A"/>
    <w:rsid w:val="006259D1"/>
    <w:rsid w:val="00627665"/>
    <w:rsid w:val="0062774D"/>
    <w:rsid w:val="00630145"/>
    <w:rsid w:val="0063180F"/>
    <w:rsid w:val="00631923"/>
    <w:rsid w:val="00631F96"/>
    <w:rsid w:val="00632C12"/>
    <w:rsid w:val="0063306E"/>
    <w:rsid w:val="0063307F"/>
    <w:rsid w:val="00635119"/>
    <w:rsid w:val="00635EFA"/>
    <w:rsid w:val="00635F94"/>
    <w:rsid w:val="006379DC"/>
    <w:rsid w:val="0064066E"/>
    <w:rsid w:val="00641748"/>
    <w:rsid w:val="00642726"/>
    <w:rsid w:val="00643136"/>
    <w:rsid w:val="0064321C"/>
    <w:rsid w:val="0064512C"/>
    <w:rsid w:val="006452AD"/>
    <w:rsid w:val="00645972"/>
    <w:rsid w:val="00647B74"/>
    <w:rsid w:val="00650847"/>
    <w:rsid w:val="00650AC5"/>
    <w:rsid w:val="00650D87"/>
    <w:rsid w:val="00651401"/>
    <w:rsid w:val="00651772"/>
    <w:rsid w:val="00652438"/>
    <w:rsid w:val="00652A2C"/>
    <w:rsid w:val="00652C04"/>
    <w:rsid w:val="006532F8"/>
    <w:rsid w:val="00653552"/>
    <w:rsid w:val="00653DE0"/>
    <w:rsid w:val="0065417A"/>
    <w:rsid w:val="006545F9"/>
    <w:rsid w:val="00654C7D"/>
    <w:rsid w:val="0065507F"/>
    <w:rsid w:val="00656251"/>
    <w:rsid w:val="0065710F"/>
    <w:rsid w:val="00657E54"/>
    <w:rsid w:val="00657FFA"/>
    <w:rsid w:val="00660B10"/>
    <w:rsid w:val="006621CC"/>
    <w:rsid w:val="006634F2"/>
    <w:rsid w:val="00663B0C"/>
    <w:rsid w:val="00665A35"/>
    <w:rsid w:val="00665EC7"/>
    <w:rsid w:val="00666EF8"/>
    <w:rsid w:val="00667B20"/>
    <w:rsid w:val="00670377"/>
    <w:rsid w:val="00671CC5"/>
    <w:rsid w:val="0067200A"/>
    <w:rsid w:val="00672235"/>
    <w:rsid w:val="00674DAB"/>
    <w:rsid w:val="00675CCD"/>
    <w:rsid w:val="006766FD"/>
    <w:rsid w:val="00676FFA"/>
    <w:rsid w:val="006772E7"/>
    <w:rsid w:val="006777B9"/>
    <w:rsid w:val="006779A4"/>
    <w:rsid w:val="00680B15"/>
    <w:rsid w:val="00680E60"/>
    <w:rsid w:val="00681461"/>
    <w:rsid w:val="006815AC"/>
    <w:rsid w:val="006817D9"/>
    <w:rsid w:val="006821E9"/>
    <w:rsid w:val="006831DC"/>
    <w:rsid w:val="006865C1"/>
    <w:rsid w:val="00686E1D"/>
    <w:rsid w:val="00687034"/>
    <w:rsid w:val="006873AA"/>
    <w:rsid w:val="006874AA"/>
    <w:rsid w:val="0069016F"/>
    <w:rsid w:val="00691BB3"/>
    <w:rsid w:val="006920B0"/>
    <w:rsid w:val="00692183"/>
    <w:rsid w:val="00692480"/>
    <w:rsid w:val="006932A5"/>
    <w:rsid w:val="006934C7"/>
    <w:rsid w:val="006942CB"/>
    <w:rsid w:val="00695811"/>
    <w:rsid w:val="00696F85"/>
    <w:rsid w:val="00697787"/>
    <w:rsid w:val="00697B2F"/>
    <w:rsid w:val="006A0525"/>
    <w:rsid w:val="006A0B53"/>
    <w:rsid w:val="006A0DAB"/>
    <w:rsid w:val="006A190F"/>
    <w:rsid w:val="006A1F3F"/>
    <w:rsid w:val="006A2937"/>
    <w:rsid w:val="006A3523"/>
    <w:rsid w:val="006A3B17"/>
    <w:rsid w:val="006A50BC"/>
    <w:rsid w:val="006A590E"/>
    <w:rsid w:val="006A6F88"/>
    <w:rsid w:val="006B0525"/>
    <w:rsid w:val="006B0886"/>
    <w:rsid w:val="006B1BCA"/>
    <w:rsid w:val="006B1C39"/>
    <w:rsid w:val="006B24AE"/>
    <w:rsid w:val="006B2AFF"/>
    <w:rsid w:val="006B4121"/>
    <w:rsid w:val="006B556B"/>
    <w:rsid w:val="006B5CEA"/>
    <w:rsid w:val="006B5F69"/>
    <w:rsid w:val="006B62F1"/>
    <w:rsid w:val="006B6C9F"/>
    <w:rsid w:val="006B7289"/>
    <w:rsid w:val="006C06FF"/>
    <w:rsid w:val="006C1B82"/>
    <w:rsid w:val="006C2A2F"/>
    <w:rsid w:val="006C550F"/>
    <w:rsid w:val="006C599B"/>
    <w:rsid w:val="006C5A9F"/>
    <w:rsid w:val="006C69B6"/>
    <w:rsid w:val="006C6F5C"/>
    <w:rsid w:val="006D02FC"/>
    <w:rsid w:val="006D096B"/>
    <w:rsid w:val="006D0A0E"/>
    <w:rsid w:val="006D1B49"/>
    <w:rsid w:val="006D1BE9"/>
    <w:rsid w:val="006D2F5B"/>
    <w:rsid w:val="006D31AB"/>
    <w:rsid w:val="006D446E"/>
    <w:rsid w:val="006D4A1A"/>
    <w:rsid w:val="006D4F78"/>
    <w:rsid w:val="006D5343"/>
    <w:rsid w:val="006D57C1"/>
    <w:rsid w:val="006D6049"/>
    <w:rsid w:val="006D6A18"/>
    <w:rsid w:val="006D6BB5"/>
    <w:rsid w:val="006D7BAA"/>
    <w:rsid w:val="006D7BFC"/>
    <w:rsid w:val="006E102B"/>
    <w:rsid w:val="006E36F4"/>
    <w:rsid w:val="006E3912"/>
    <w:rsid w:val="006E39AB"/>
    <w:rsid w:val="006E3B17"/>
    <w:rsid w:val="006E3B5A"/>
    <w:rsid w:val="006E6F61"/>
    <w:rsid w:val="006E7487"/>
    <w:rsid w:val="006E7535"/>
    <w:rsid w:val="006F058A"/>
    <w:rsid w:val="006F2CF2"/>
    <w:rsid w:val="006F33AA"/>
    <w:rsid w:val="006F3816"/>
    <w:rsid w:val="006F464C"/>
    <w:rsid w:val="006F6B52"/>
    <w:rsid w:val="006F6C87"/>
    <w:rsid w:val="006F6F42"/>
    <w:rsid w:val="007009CA"/>
    <w:rsid w:val="00700EBA"/>
    <w:rsid w:val="0070502C"/>
    <w:rsid w:val="00706141"/>
    <w:rsid w:val="007074FD"/>
    <w:rsid w:val="0070798C"/>
    <w:rsid w:val="00710D48"/>
    <w:rsid w:val="00711EA0"/>
    <w:rsid w:val="00712C1E"/>
    <w:rsid w:val="0071635C"/>
    <w:rsid w:val="007174E9"/>
    <w:rsid w:val="0071791C"/>
    <w:rsid w:val="00720592"/>
    <w:rsid w:val="00721E50"/>
    <w:rsid w:val="007228AD"/>
    <w:rsid w:val="00722E0A"/>
    <w:rsid w:val="00722FB0"/>
    <w:rsid w:val="00723067"/>
    <w:rsid w:val="00723273"/>
    <w:rsid w:val="00723860"/>
    <w:rsid w:val="007250AC"/>
    <w:rsid w:val="00725B5D"/>
    <w:rsid w:val="007268F5"/>
    <w:rsid w:val="00727774"/>
    <w:rsid w:val="007304FF"/>
    <w:rsid w:val="007306EF"/>
    <w:rsid w:val="007307E2"/>
    <w:rsid w:val="00730DF0"/>
    <w:rsid w:val="00731485"/>
    <w:rsid w:val="00731792"/>
    <w:rsid w:val="00731D2E"/>
    <w:rsid w:val="00732003"/>
    <w:rsid w:val="00732067"/>
    <w:rsid w:val="0073231E"/>
    <w:rsid w:val="007333B5"/>
    <w:rsid w:val="0073341F"/>
    <w:rsid w:val="0073378C"/>
    <w:rsid w:val="00734B49"/>
    <w:rsid w:val="00735932"/>
    <w:rsid w:val="0073751A"/>
    <w:rsid w:val="007405CA"/>
    <w:rsid w:val="0074265D"/>
    <w:rsid w:val="00742980"/>
    <w:rsid w:val="00742C4F"/>
    <w:rsid w:val="00743218"/>
    <w:rsid w:val="00743938"/>
    <w:rsid w:val="007443BD"/>
    <w:rsid w:val="0074666A"/>
    <w:rsid w:val="00746DE6"/>
    <w:rsid w:val="007472D6"/>
    <w:rsid w:val="007476AD"/>
    <w:rsid w:val="00750916"/>
    <w:rsid w:val="00752149"/>
    <w:rsid w:val="007522D3"/>
    <w:rsid w:val="00753AD5"/>
    <w:rsid w:val="007545D2"/>
    <w:rsid w:val="00754771"/>
    <w:rsid w:val="00755826"/>
    <w:rsid w:val="00755A9A"/>
    <w:rsid w:val="007573E5"/>
    <w:rsid w:val="0075773F"/>
    <w:rsid w:val="00757761"/>
    <w:rsid w:val="0075787A"/>
    <w:rsid w:val="00760A6B"/>
    <w:rsid w:val="00762309"/>
    <w:rsid w:val="00765478"/>
    <w:rsid w:val="007655FD"/>
    <w:rsid w:val="00765985"/>
    <w:rsid w:val="00765EFC"/>
    <w:rsid w:val="00766175"/>
    <w:rsid w:val="00766FE2"/>
    <w:rsid w:val="00767D54"/>
    <w:rsid w:val="00767DAF"/>
    <w:rsid w:val="0077096E"/>
    <w:rsid w:val="00772A70"/>
    <w:rsid w:val="007738F2"/>
    <w:rsid w:val="00773DF5"/>
    <w:rsid w:val="00774B3E"/>
    <w:rsid w:val="00776D7B"/>
    <w:rsid w:val="00777230"/>
    <w:rsid w:val="00777554"/>
    <w:rsid w:val="00777A91"/>
    <w:rsid w:val="00777FC6"/>
    <w:rsid w:val="007801DD"/>
    <w:rsid w:val="007817EC"/>
    <w:rsid w:val="00781B31"/>
    <w:rsid w:val="0078274C"/>
    <w:rsid w:val="00782EBB"/>
    <w:rsid w:val="00783251"/>
    <w:rsid w:val="0078331C"/>
    <w:rsid w:val="00785008"/>
    <w:rsid w:val="00786FBC"/>
    <w:rsid w:val="00786FFF"/>
    <w:rsid w:val="007908A3"/>
    <w:rsid w:val="00790A95"/>
    <w:rsid w:val="00791AA8"/>
    <w:rsid w:val="00791FC4"/>
    <w:rsid w:val="007922D4"/>
    <w:rsid w:val="00793175"/>
    <w:rsid w:val="0079352E"/>
    <w:rsid w:val="00793BAB"/>
    <w:rsid w:val="00794D5F"/>
    <w:rsid w:val="00794EE6"/>
    <w:rsid w:val="00795E68"/>
    <w:rsid w:val="0079635C"/>
    <w:rsid w:val="00796645"/>
    <w:rsid w:val="00797082"/>
    <w:rsid w:val="00797CC2"/>
    <w:rsid w:val="00797D6C"/>
    <w:rsid w:val="0079DE72"/>
    <w:rsid w:val="007A1AE0"/>
    <w:rsid w:val="007A3BCE"/>
    <w:rsid w:val="007A5651"/>
    <w:rsid w:val="007A676D"/>
    <w:rsid w:val="007A706D"/>
    <w:rsid w:val="007A73F6"/>
    <w:rsid w:val="007B0961"/>
    <w:rsid w:val="007B2C20"/>
    <w:rsid w:val="007B3AE7"/>
    <w:rsid w:val="007B42EE"/>
    <w:rsid w:val="007B4345"/>
    <w:rsid w:val="007B4DD5"/>
    <w:rsid w:val="007B51DF"/>
    <w:rsid w:val="007B7332"/>
    <w:rsid w:val="007C22D5"/>
    <w:rsid w:val="007C3CFC"/>
    <w:rsid w:val="007C4B89"/>
    <w:rsid w:val="007C5E40"/>
    <w:rsid w:val="007C66D9"/>
    <w:rsid w:val="007C6BED"/>
    <w:rsid w:val="007C75BE"/>
    <w:rsid w:val="007C79EF"/>
    <w:rsid w:val="007D55B1"/>
    <w:rsid w:val="007D57A8"/>
    <w:rsid w:val="007D73E9"/>
    <w:rsid w:val="007E0556"/>
    <w:rsid w:val="007E0A88"/>
    <w:rsid w:val="007E0C90"/>
    <w:rsid w:val="007E1456"/>
    <w:rsid w:val="007E1559"/>
    <w:rsid w:val="007E15BA"/>
    <w:rsid w:val="007E17FA"/>
    <w:rsid w:val="007E1A2B"/>
    <w:rsid w:val="007E1BBF"/>
    <w:rsid w:val="007E211F"/>
    <w:rsid w:val="007E29EB"/>
    <w:rsid w:val="007E41C6"/>
    <w:rsid w:val="007E44F5"/>
    <w:rsid w:val="007E4ED6"/>
    <w:rsid w:val="007E521C"/>
    <w:rsid w:val="007E527F"/>
    <w:rsid w:val="007E56C6"/>
    <w:rsid w:val="007E5C21"/>
    <w:rsid w:val="007F0C04"/>
    <w:rsid w:val="007F14F1"/>
    <w:rsid w:val="007F2F1F"/>
    <w:rsid w:val="007F46D2"/>
    <w:rsid w:val="007F4EC6"/>
    <w:rsid w:val="007F50B4"/>
    <w:rsid w:val="007F61F9"/>
    <w:rsid w:val="007F7FD1"/>
    <w:rsid w:val="00800908"/>
    <w:rsid w:val="0080091B"/>
    <w:rsid w:val="00800B09"/>
    <w:rsid w:val="0080185D"/>
    <w:rsid w:val="00801F2E"/>
    <w:rsid w:val="0080221D"/>
    <w:rsid w:val="00802FF6"/>
    <w:rsid w:val="00803CEC"/>
    <w:rsid w:val="00803DAC"/>
    <w:rsid w:val="00803F2B"/>
    <w:rsid w:val="00803F7B"/>
    <w:rsid w:val="008041BD"/>
    <w:rsid w:val="008053A6"/>
    <w:rsid w:val="00805B41"/>
    <w:rsid w:val="0080669F"/>
    <w:rsid w:val="00806A81"/>
    <w:rsid w:val="00806B5C"/>
    <w:rsid w:val="008105D3"/>
    <w:rsid w:val="0081060A"/>
    <w:rsid w:val="0081423E"/>
    <w:rsid w:val="008149C4"/>
    <w:rsid w:val="00814D2E"/>
    <w:rsid w:val="008158A3"/>
    <w:rsid w:val="008158FE"/>
    <w:rsid w:val="008160B1"/>
    <w:rsid w:val="008166F7"/>
    <w:rsid w:val="00816E81"/>
    <w:rsid w:val="00820858"/>
    <w:rsid w:val="008208C7"/>
    <w:rsid w:val="00820FE0"/>
    <w:rsid w:val="008212BD"/>
    <w:rsid w:val="00824822"/>
    <w:rsid w:val="00825012"/>
    <w:rsid w:val="00825D8F"/>
    <w:rsid w:val="00826AD6"/>
    <w:rsid w:val="00827FEE"/>
    <w:rsid w:val="00830A9C"/>
    <w:rsid w:val="008310FF"/>
    <w:rsid w:val="00831897"/>
    <w:rsid w:val="00832C9D"/>
    <w:rsid w:val="00833938"/>
    <w:rsid w:val="00833C2D"/>
    <w:rsid w:val="00833E1A"/>
    <w:rsid w:val="008344A6"/>
    <w:rsid w:val="00834D2D"/>
    <w:rsid w:val="00835B7C"/>
    <w:rsid w:val="008379B1"/>
    <w:rsid w:val="00837C39"/>
    <w:rsid w:val="00837C9C"/>
    <w:rsid w:val="00837EF6"/>
    <w:rsid w:val="008400B4"/>
    <w:rsid w:val="008403D7"/>
    <w:rsid w:val="008409E5"/>
    <w:rsid w:val="00841B7B"/>
    <w:rsid w:val="008420FE"/>
    <w:rsid w:val="008430EF"/>
    <w:rsid w:val="0084341A"/>
    <w:rsid w:val="00844143"/>
    <w:rsid w:val="008448A0"/>
    <w:rsid w:val="00844E3E"/>
    <w:rsid w:val="0084556B"/>
    <w:rsid w:val="0084566A"/>
    <w:rsid w:val="0084716E"/>
    <w:rsid w:val="00847E06"/>
    <w:rsid w:val="00850D73"/>
    <w:rsid w:val="008518C7"/>
    <w:rsid w:val="008524B1"/>
    <w:rsid w:val="0085269D"/>
    <w:rsid w:val="00853B01"/>
    <w:rsid w:val="00853F30"/>
    <w:rsid w:val="008540B3"/>
    <w:rsid w:val="0085574D"/>
    <w:rsid w:val="00855947"/>
    <w:rsid w:val="00855E21"/>
    <w:rsid w:val="008560F3"/>
    <w:rsid w:val="00856CFF"/>
    <w:rsid w:val="00857ABA"/>
    <w:rsid w:val="0086016B"/>
    <w:rsid w:val="00860963"/>
    <w:rsid w:val="00861136"/>
    <w:rsid w:val="008612B0"/>
    <w:rsid w:val="00861CAA"/>
    <w:rsid w:val="008637A0"/>
    <w:rsid w:val="008638D2"/>
    <w:rsid w:val="00864000"/>
    <w:rsid w:val="00864EFE"/>
    <w:rsid w:val="0086539A"/>
    <w:rsid w:val="00865A75"/>
    <w:rsid w:val="00865D5B"/>
    <w:rsid w:val="0086631A"/>
    <w:rsid w:val="00866C17"/>
    <w:rsid w:val="0086796B"/>
    <w:rsid w:val="008711BC"/>
    <w:rsid w:val="0087251F"/>
    <w:rsid w:val="00872CB9"/>
    <w:rsid w:val="00874469"/>
    <w:rsid w:val="008757F8"/>
    <w:rsid w:val="0087611C"/>
    <w:rsid w:val="008767B9"/>
    <w:rsid w:val="008773E5"/>
    <w:rsid w:val="00881AEC"/>
    <w:rsid w:val="00882BAC"/>
    <w:rsid w:val="00883D80"/>
    <w:rsid w:val="00884341"/>
    <w:rsid w:val="00884362"/>
    <w:rsid w:val="00885599"/>
    <w:rsid w:val="008855A3"/>
    <w:rsid w:val="00887157"/>
    <w:rsid w:val="00887535"/>
    <w:rsid w:val="0088770A"/>
    <w:rsid w:val="00887979"/>
    <w:rsid w:val="00887BB0"/>
    <w:rsid w:val="00887EDE"/>
    <w:rsid w:val="0089022F"/>
    <w:rsid w:val="0089068A"/>
    <w:rsid w:val="0089200C"/>
    <w:rsid w:val="00892137"/>
    <w:rsid w:val="00894165"/>
    <w:rsid w:val="00894976"/>
    <w:rsid w:val="0089705B"/>
    <w:rsid w:val="008A05F2"/>
    <w:rsid w:val="008A0A4C"/>
    <w:rsid w:val="008A240F"/>
    <w:rsid w:val="008A37B7"/>
    <w:rsid w:val="008A3AEB"/>
    <w:rsid w:val="008A3C50"/>
    <w:rsid w:val="008A5C44"/>
    <w:rsid w:val="008B001C"/>
    <w:rsid w:val="008B07CD"/>
    <w:rsid w:val="008B116A"/>
    <w:rsid w:val="008B2BCE"/>
    <w:rsid w:val="008B46A7"/>
    <w:rsid w:val="008B547A"/>
    <w:rsid w:val="008B5F7B"/>
    <w:rsid w:val="008B6776"/>
    <w:rsid w:val="008B7348"/>
    <w:rsid w:val="008C075C"/>
    <w:rsid w:val="008C093B"/>
    <w:rsid w:val="008C0EA0"/>
    <w:rsid w:val="008C4341"/>
    <w:rsid w:val="008C4E7D"/>
    <w:rsid w:val="008C54DE"/>
    <w:rsid w:val="008C56E5"/>
    <w:rsid w:val="008C5AA7"/>
    <w:rsid w:val="008C6D05"/>
    <w:rsid w:val="008C6FE8"/>
    <w:rsid w:val="008D1510"/>
    <w:rsid w:val="008D18D5"/>
    <w:rsid w:val="008D2581"/>
    <w:rsid w:val="008D384B"/>
    <w:rsid w:val="008D3922"/>
    <w:rsid w:val="008D3E99"/>
    <w:rsid w:val="008D44E3"/>
    <w:rsid w:val="008D4E58"/>
    <w:rsid w:val="008D6887"/>
    <w:rsid w:val="008D6E1F"/>
    <w:rsid w:val="008D7A2F"/>
    <w:rsid w:val="008E0F9C"/>
    <w:rsid w:val="008E2ED6"/>
    <w:rsid w:val="008E3532"/>
    <w:rsid w:val="008E3799"/>
    <w:rsid w:val="008E4786"/>
    <w:rsid w:val="008E4A20"/>
    <w:rsid w:val="008E5375"/>
    <w:rsid w:val="008E5D55"/>
    <w:rsid w:val="008E6351"/>
    <w:rsid w:val="008F0F4E"/>
    <w:rsid w:val="008F26AD"/>
    <w:rsid w:val="008F2E64"/>
    <w:rsid w:val="008F2FB3"/>
    <w:rsid w:val="008F36FE"/>
    <w:rsid w:val="008F386D"/>
    <w:rsid w:val="008F4B39"/>
    <w:rsid w:val="008F536F"/>
    <w:rsid w:val="008F6085"/>
    <w:rsid w:val="008F6FB5"/>
    <w:rsid w:val="008F78D5"/>
    <w:rsid w:val="008F7CFB"/>
    <w:rsid w:val="008F7E55"/>
    <w:rsid w:val="0090016B"/>
    <w:rsid w:val="0090283C"/>
    <w:rsid w:val="00902872"/>
    <w:rsid w:val="00902C30"/>
    <w:rsid w:val="00902F55"/>
    <w:rsid w:val="00902FE7"/>
    <w:rsid w:val="009031FA"/>
    <w:rsid w:val="0090470C"/>
    <w:rsid w:val="00904FE2"/>
    <w:rsid w:val="0090540F"/>
    <w:rsid w:val="00905685"/>
    <w:rsid w:val="00906198"/>
    <w:rsid w:val="00906493"/>
    <w:rsid w:val="009067ED"/>
    <w:rsid w:val="00910718"/>
    <w:rsid w:val="009116B8"/>
    <w:rsid w:val="00911CA6"/>
    <w:rsid w:val="009120C8"/>
    <w:rsid w:val="009121A5"/>
    <w:rsid w:val="00912B16"/>
    <w:rsid w:val="00912E6E"/>
    <w:rsid w:val="00913586"/>
    <w:rsid w:val="00913837"/>
    <w:rsid w:val="00913923"/>
    <w:rsid w:val="0091457E"/>
    <w:rsid w:val="009167CC"/>
    <w:rsid w:val="00916FEB"/>
    <w:rsid w:val="009170D7"/>
    <w:rsid w:val="0091745E"/>
    <w:rsid w:val="00920054"/>
    <w:rsid w:val="009203BE"/>
    <w:rsid w:val="009208C5"/>
    <w:rsid w:val="00923053"/>
    <w:rsid w:val="009233F5"/>
    <w:rsid w:val="00924109"/>
    <w:rsid w:val="00925110"/>
    <w:rsid w:val="00925198"/>
    <w:rsid w:val="00925C27"/>
    <w:rsid w:val="00925E88"/>
    <w:rsid w:val="009261C4"/>
    <w:rsid w:val="0092677C"/>
    <w:rsid w:val="00926D5C"/>
    <w:rsid w:val="0092732A"/>
    <w:rsid w:val="0092781A"/>
    <w:rsid w:val="00927A30"/>
    <w:rsid w:val="0093071D"/>
    <w:rsid w:val="00930956"/>
    <w:rsid w:val="00930F08"/>
    <w:rsid w:val="0093115E"/>
    <w:rsid w:val="00931832"/>
    <w:rsid w:val="0093299D"/>
    <w:rsid w:val="009360D1"/>
    <w:rsid w:val="009361B9"/>
    <w:rsid w:val="009364DE"/>
    <w:rsid w:val="0093655D"/>
    <w:rsid w:val="00941B55"/>
    <w:rsid w:val="009424AD"/>
    <w:rsid w:val="00942BC7"/>
    <w:rsid w:val="0094524D"/>
    <w:rsid w:val="00945872"/>
    <w:rsid w:val="00947BF1"/>
    <w:rsid w:val="009502CE"/>
    <w:rsid w:val="0095097F"/>
    <w:rsid w:val="00950F2C"/>
    <w:rsid w:val="009512A7"/>
    <w:rsid w:val="00951E6D"/>
    <w:rsid w:val="00952247"/>
    <w:rsid w:val="00952984"/>
    <w:rsid w:val="00952F17"/>
    <w:rsid w:val="00953015"/>
    <w:rsid w:val="0095348B"/>
    <w:rsid w:val="00953942"/>
    <w:rsid w:val="009543EE"/>
    <w:rsid w:val="0095686F"/>
    <w:rsid w:val="00957120"/>
    <w:rsid w:val="00960329"/>
    <w:rsid w:val="00960BC3"/>
    <w:rsid w:val="009640C2"/>
    <w:rsid w:val="00964D97"/>
    <w:rsid w:val="00964E5A"/>
    <w:rsid w:val="00965E73"/>
    <w:rsid w:val="00967F32"/>
    <w:rsid w:val="009702DE"/>
    <w:rsid w:val="00970A9B"/>
    <w:rsid w:val="00970B03"/>
    <w:rsid w:val="00971B64"/>
    <w:rsid w:val="0097239B"/>
    <w:rsid w:val="009731DB"/>
    <w:rsid w:val="00973331"/>
    <w:rsid w:val="00974712"/>
    <w:rsid w:val="009747B1"/>
    <w:rsid w:val="00974AA1"/>
    <w:rsid w:val="00976266"/>
    <w:rsid w:val="00976D74"/>
    <w:rsid w:val="0097787D"/>
    <w:rsid w:val="00977A12"/>
    <w:rsid w:val="00977BEF"/>
    <w:rsid w:val="00977F5B"/>
    <w:rsid w:val="009801E2"/>
    <w:rsid w:val="0098218D"/>
    <w:rsid w:val="00984403"/>
    <w:rsid w:val="00985000"/>
    <w:rsid w:val="0098536A"/>
    <w:rsid w:val="00990887"/>
    <w:rsid w:val="00990E54"/>
    <w:rsid w:val="00990F3D"/>
    <w:rsid w:val="0099232D"/>
    <w:rsid w:val="00992F99"/>
    <w:rsid w:val="0099347F"/>
    <w:rsid w:val="009934E3"/>
    <w:rsid w:val="009960B2"/>
    <w:rsid w:val="00996B36"/>
    <w:rsid w:val="009A034D"/>
    <w:rsid w:val="009A0A1F"/>
    <w:rsid w:val="009A17D3"/>
    <w:rsid w:val="009A1D4F"/>
    <w:rsid w:val="009A239C"/>
    <w:rsid w:val="009A331D"/>
    <w:rsid w:val="009A3976"/>
    <w:rsid w:val="009A3AAF"/>
    <w:rsid w:val="009A3B3D"/>
    <w:rsid w:val="009A3EAE"/>
    <w:rsid w:val="009A4956"/>
    <w:rsid w:val="009A4E7F"/>
    <w:rsid w:val="009A5136"/>
    <w:rsid w:val="009A5E24"/>
    <w:rsid w:val="009A6156"/>
    <w:rsid w:val="009A6298"/>
    <w:rsid w:val="009A685B"/>
    <w:rsid w:val="009A6C7B"/>
    <w:rsid w:val="009A7747"/>
    <w:rsid w:val="009A7DCC"/>
    <w:rsid w:val="009A7E35"/>
    <w:rsid w:val="009B0343"/>
    <w:rsid w:val="009B0652"/>
    <w:rsid w:val="009B23BA"/>
    <w:rsid w:val="009B26C5"/>
    <w:rsid w:val="009B271F"/>
    <w:rsid w:val="009B2A3C"/>
    <w:rsid w:val="009B2AEC"/>
    <w:rsid w:val="009B2C68"/>
    <w:rsid w:val="009B4928"/>
    <w:rsid w:val="009B6564"/>
    <w:rsid w:val="009B680F"/>
    <w:rsid w:val="009B6ADC"/>
    <w:rsid w:val="009B7032"/>
    <w:rsid w:val="009C12B8"/>
    <w:rsid w:val="009C1BFF"/>
    <w:rsid w:val="009C24F8"/>
    <w:rsid w:val="009C25EB"/>
    <w:rsid w:val="009C3FE2"/>
    <w:rsid w:val="009C4340"/>
    <w:rsid w:val="009C4A73"/>
    <w:rsid w:val="009C4C20"/>
    <w:rsid w:val="009C4DE4"/>
    <w:rsid w:val="009C6009"/>
    <w:rsid w:val="009C6810"/>
    <w:rsid w:val="009C6DE0"/>
    <w:rsid w:val="009C79C4"/>
    <w:rsid w:val="009D0E97"/>
    <w:rsid w:val="009D0F72"/>
    <w:rsid w:val="009D219C"/>
    <w:rsid w:val="009D22F8"/>
    <w:rsid w:val="009D2343"/>
    <w:rsid w:val="009D2CDF"/>
    <w:rsid w:val="009D3211"/>
    <w:rsid w:val="009D3510"/>
    <w:rsid w:val="009D3C38"/>
    <w:rsid w:val="009D3F9F"/>
    <w:rsid w:val="009D4955"/>
    <w:rsid w:val="009D5D49"/>
    <w:rsid w:val="009D72AA"/>
    <w:rsid w:val="009D7A2A"/>
    <w:rsid w:val="009E009F"/>
    <w:rsid w:val="009E0121"/>
    <w:rsid w:val="009E04A0"/>
    <w:rsid w:val="009E12DA"/>
    <w:rsid w:val="009E1B19"/>
    <w:rsid w:val="009E1F60"/>
    <w:rsid w:val="009E25E8"/>
    <w:rsid w:val="009E393C"/>
    <w:rsid w:val="009E6008"/>
    <w:rsid w:val="009E6057"/>
    <w:rsid w:val="009E6385"/>
    <w:rsid w:val="009E6EE9"/>
    <w:rsid w:val="009E73CC"/>
    <w:rsid w:val="009E777F"/>
    <w:rsid w:val="009E7F40"/>
    <w:rsid w:val="009F0268"/>
    <w:rsid w:val="009F07BD"/>
    <w:rsid w:val="009F0BF0"/>
    <w:rsid w:val="009F1F2E"/>
    <w:rsid w:val="009F221F"/>
    <w:rsid w:val="009F3C04"/>
    <w:rsid w:val="009F4313"/>
    <w:rsid w:val="009F494B"/>
    <w:rsid w:val="009F5E49"/>
    <w:rsid w:val="009F71EF"/>
    <w:rsid w:val="009F7FA8"/>
    <w:rsid w:val="00A009EA"/>
    <w:rsid w:val="00A01BB0"/>
    <w:rsid w:val="00A0263A"/>
    <w:rsid w:val="00A02AD4"/>
    <w:rsid w:val="00A0360E"/>
    <w:rsid w:val="00A03FC2"/>
    <w:rsid w:val="00A05417"/>
    <w:rsid w:val="00A06698"/>
    <w:rsid w:val="00A06892"/>
    <w:rsid w:val="00A07761"/>
    <w:rsid w:val="00A11255"/>
    <w:rsid w:val="00A11B24"/>
    <w:rsid w:val="00A12042"/>
    <w:rsid w:val="00A12D02"/>
    <w:rsid w:val="00A133FD"/>
    <w:rsid w:val="00A139C5"/>
    <w:rsid w:val="00A13F40"/>
    <w:rsid w:val="00A172ED"/>
    <w:rsid w:val="00A176AE"/>
    <w:rsid w:val="00A17980"/>
    <w:rsid w:val="00A17B7A"/>
    <w:rsid w:val="00A20138"/>
    <w:rsid w:val="00A21712"/>
    <w:rsid w:val="00A21D97"/>
    <w:rsid w:val="00A21E33"/>
    <w:rsid w:val="00A21E81"/>
    <w:rsid w:val="00A22DED"/>
    <w:rsid w:val="00A24AE5"/>
    <w:rsid w:val="00A25047"/>
    <w:rsid w:val="00A258C4"/>
    <w:rsid w:val="00A26696"/>
    <w:rsid w:val="00A27002"/>
    <w:rsid w:val="00A30811"/>
    <w:rsid w:val="00A30934"/>
    <w:rsid w:val="00A33184"/>
    <w:rsid w:val="00A33C56"/>
    <w:rsid w:val="00A342E4"/>
    <w:rsid w:val="00A34496"/>
    <w:rsid w:val="00A34B5A"/>
    <w:rsid w:val="00A35866"/>
    <w:rsid w:val="00A36342"/>
    <w:rsid w:val="00A40845"/>
    <w:rsid w:val="00A4099B"/>
    <w:rsid w:val="00A42896"/>
    <w:rsid w:val="00A42BB3"/>
    <w:rsid w:val="00A43179"/>
    <w:rsid w:val="00A44FAA"/>
    <w:rsid w:val="00A45014"/>
    <w:rsid w:val="00A45310"/>
    <w:rsid w:val="00A455AA"/>
    <w:rsid w:val="00A45C87"/>
    <w:rsid w:val="00A45CBA"/>
    <w:rsid w:val="00A4771A"/>
    <w:rsid w:val="00A508B0"/>
    <w:rsid w:val="00A50C14"/>
    <w:rsid w:val="00A50D78"/>
    <w:rsid w:val="00A515D7"/>
    <w:rsid w:val="00A52005"/>
    <w:rsid w:val="00A52646"/>
    <w:rsid w:val="00A53223"/>
    <w:rsid w:val="00A53C42"/>
    <w:rsid w:val="00A54E1B"/>
    <w:rsid w:val="00A563EF"/>
    <w:rsid w:val="00A56768"/>
    <w:rsid w:val="00A57BE7"/>
    <w:rsid w:val="00A606C7"/>
    <w:rsid w:val="00A60E2C"/>
    <w:rsid w:val="00A611EE"/>
    <w:rsid w:val="00A6212D"/>
    <w:rsid w:val="00A62261"/>
    <w:rsid w:val="00A6545C"/>
    <w:rsid w:val="00A6561C"/>
    <w:rsid w:val="00A6563F"/>
    <w:rsid w:val="00A663E8"/>
    <w:rsid w:val="00A66CCA"/>
    <w:rsid w:val="00A67221"/>
    <w:rsid w:val="00A672B0"/>
    <w:rsid w:val="00A67F48"/>
    <w:rsid w:val="00A703BB"/>
    <w:rsid w:val="00A704D5"/>
    <w:rsid w:val="00A70752"/>
    <w:rsid w:val="00A708F3"/>
    <w:rsid w:val="00A72424"/>
    <w:rsid w:val="00A74339"/>
    <w:rsid w:val="00A754F7"/>
    <w:rsid w:val="00A76F22"/>
    <w:rsid w:val="00A77003"/>
    <w:rsid w:val="00A7774E"/>
    <w:rsid w:val="00A77766"/>
    <w:rsid w:val="00A801BC"/>
    <w:rsid w:val="00A80902"/>
    <w:rsid w:val="00A815E3"/>
    <w:rsid w:val="00A81BA5"/>
    <w:rsid w:val="00A81BD6"/>
    <w:rsid w:val="00A82FD5"/>
    <w:rsid w:val="00A83F9E"/>
    <w:rsid w:val="00A84130"/>
    <w:rsid w:val="00A8467A"/>
    <w:rsid w:val="00A84C08"/>
    <w:rsid w:val="00A85A15"/>
    <w:rsid w:val="00A86684"/>
    <w:rsid w:val="00A86AFD"/>
    <w:rsid w:val="00A86C97"/>
    <w:rsid w:val="00A86DE0"/>
    <w:rsid w:val="00A86E28"/>
    <w:rsid w:val="00A92AC5"/>
    <w:rsid w:val="00A92BA9"/>
    <w:rsid w:val="00A93414"/>
    <w:rsid w:val="00A939FC"/>
    <w:rsid w:val="00A93E28"/>
    <w:rsid w:val="00A9447D"/>
    <w:rsid w:val="00AA2537"/>
    <w:rsid w:val="00AA28D9"/>
    <w:rsid w:val="00AA2E98"/>
    <w:rsid w:val="00AA3449"/>
    <w:rsid w:val="00AA62AF"/>
    <w:rsid w:val="00AA6824"/>
    <w:rsid w:val="00AA701D"/>
    <w:rsid w:val="00AA76C7"/>
    <w:rsid w:val="00AB0484"/>
    <w:rsid w:val="00AB1873"/>
    <w:rsid w:val="00AB19E5"/>
    <w:rsid w:val="00AB2BC7"/>
    <w:rsid w:val="00AB4207"/>
    <w:rsid w:val="00AB4F4D"/>
    <w:rsid w:val="00AB5BD5"/>
    <w:rsid w:val="00AB6281"/>
    <w:rsid w:val="00AB66F3"/>
    <w:rsid w:val="00AB72C0"/>
    <w:rsid w:val="00AB7DDB"/>
    <w:rsid w:val="00AC1FB6"/>
    <w:rsid w:val="00AC2B6A"/>
    <w:rsid w:val="00AC41E6"/>
    <w:rsid w:val="00AC424B"/>
    <w:rsid w:val="00AC4274"/>
    <w:rsid w:val="00AC4984"/>
    <w:rsid w:val="00AC68DF"/>
    <w:rsid w:val="00AC7565"/>
    <w:rsid w:val="00AD0FD6"/>
    <w:rsid w:val="00AD3E2E"/>
    <w:rsid w:val="00AD4233"/>
    <w:rsid w:val="00AD70F0"/>
    <w:rsid w:val="00AD7994"/>
    <w:rsid w:val="00AD7BA4"/>
    <w:rsid w:val="00AE07D5"/>
    <w:rsid w:val="00AE0A20"/>
    <w:rsid w:val="00AE31C7"/>
    <w:rsid w:val="00AE3545"/>
    <w:rsid w:val="00AE3911"/>
    <w:rsid w:val="00AE3DD9"/>
    <w:rsid w:val="00AE4A69"/>
    <w:rsid w:val="00AE516F"/>
    <w:rsid w:val="00AE6149"/>
    <w:rsid w:val="00AE709A"/>
    <w:rsid w:val="00AE784D"/>
    <w:rsid w:val="00AF0C40"/>
    <w:rsid w:val="00AF3671"/>
    <w:rsid w:val="00AF3703"/>
    <w:rsid w:val="00AF38D5"/>
    <w:rsid w:val="00AF39C2"/>
    <w:rsid w:val="00AF5AA3"/>
    <w:rsid w:val="00AF74F9"/>
    <w:rsid w:val="00AF7E75"/>
    <w:rsid w:val="00B005D4"/>
    <w:rsid w:val="00B00868"/>
    <w:rsid w:val="00B009FE"/>
    <w:rsid w:val="00B00FBA"/>
    <w:rsid w:val="00B01558"/>
    <w:rsid w:val="00B0260E"/>
    <w:rsid w:val="00B02FB1"/>
    <w:rsid w:val="00B04CFB"/>
    <w:rsid w:val="00B0645A"/>
    <w:rsid w:val="00B06847"/>
    <w:rsid w:val="00B07042"/>
    <w:rsid w:val="00B071FD"/>
    <w:rsid w:val="00B07868"/>
    <w:rsid w:val="00B07995"/>
    <w:rsid w:val="00B1340A"/>
    <w:rsid w:val="00B13673"/>
    <w:rsid w:val="00B140D1"/>
    <w:rsid w:val="00B14971"/>
    <w:rsid w:val="00B159DB"/>
    <w:rsid w:val="00B15ACD"/>
    <w:rsid w:val="00B167E8"/>
    <w:rsid w:val="00B172F8"/>
    <w:rsid w:val="00B17BDD"/>
    <w:rsid w:val="00B2073D"/>
    <w:rsid w:val="00B216F3"/>
    <w:rsid w:val="00B21B6E"/>
    <w:rsid w:val="00B220B5"/>
    <w:rsid w:val="00B22EA9"/>
    <w:rsid w:val="00B24F0E"/>
    <w:rsid w:val="00B25A48"/>
    <w:rsid w:val="00B262E4"/>
    <w:rsid w:val="00B313EF"/>
    <w:rsid w:val="00B3206F"/>
    <w:rsid w:val="00B32E60"/>
    <w:rsid w:val="00B355FD"/>
    <w:rsid w:val="00B35922"/>
    <w:rsid w:val="00B40077"/>
    <w:rsid w:val="00B41776"/>
    <w:rsid w:val="00B418DD"/>
    <w:rsid w:val="00B42160"/>
    <w:rsid w:val="00B4290A"/>
    <w:rsid w:val="00B43D5E"/>
    <w:rsid w:val="00B45A20"/>
    <w:rsid w:val="00B45A43"/>
    <w:rsid w:val="00B45D4C"/>
    <w:rsid w:val="00B46144"/>
    <w:rsid w:val="00B506FE"/>
    <w:rsid w:val="00B50762"/>
    <w:rsid w:val="00B53E27"/>
    <w:rsid w:val="00B540CB"/>
    <w:rsid w:val="00B54914"/>
    <w:rsid w:val="00B5501D"/>
    <w:rsid w:val="00B55239"/>
    <w:rsid w:val="00B558EC"/>
    <w:rsid w:val="00B5660A"/>
    <w:rsid w:val="00B57035"/>
    <w:rsid w:val="00B5734C"/>
    <w:rsid w:val="00B6053A"/>
    <w:rsid w:val="00B60706"/>
    <w:rsid w:val="00B61668"/>
    <w:rsid w:val="00B61784"/>
    <w:rsid w:val="00B61D28"/>
    <w:rsid w:val="00B63689"/>
    <w:rsid w:val="00B64631"/>
    <w:rsid w:val="00B65837"/>
    <w:rsid w:val="00B659E6"/>
    <w:rsid w:val="00B6613A"/>
    <w:rsid w:val="00B662C7"/>
    <w:rsid w:val="00B66953"/>
    <w:rsid w:val="00B67B55"/>
    <w:rsid w:val="00B70AB8"/>
    <w:rsid w:val="00B7110A"/>
    <w:rsid w:val="00B71545"/>
    <w:rsid w:val="00B71A55"/>
    <w:rsid w:val="00B71D96"/>
    <w:rsid w:val="00B72172"/>
    <w:rsid w:val="00B730EE"/>
    <w:rsid w:val="00B73845"/>
    <w:rsid w:val="00B74B21"/>
    <w:rsid w:val="00B76BA6"/>
    <w:rsid w:val="00B76BE5"/>
    <w:rsid w:val="00B779CD"/>
    <w:rsid w:val="00B80094"/>
    <w:rsid w:val="00B81386"/>
    <w:rsid w:val="00B81523"/>
    <w:rsid w:val="00B8164D"/>
    <w:rsid w:val="00B81683"/>
    <w:rsid w:val="00B82E89"/>
    <w:rsid w:val="00B82F66"/>
    <w:rsid w:val="00B83E2A"/>
    <w:rsid w:val="00B84ACD"/>
    <w:rsid w:val="00B85469"/>
    <w:rsid w:val="00B856E5"/>
    <w:rsid w:val="00B85982"/>
    <w:rsid w:val="00B85C55"/>
    <w:rsid w:val="00B870E5"/>
    <w:rsid w:val="00B87957"/>
    <w:rsid w:val="00B90297"/>
    <w:rsid w:val="00B902AE"/>
    <w:rsid w:val="00B90A0E"/>
    <w:rsid w:val="00B91CCC"/>
    <w:rsid w:val="00B9221D"/>
    <w:rsid w:val="00B92DCF"/>
    <w:rsid w:val="00B9337F"/>
    <w:rsid w:val="00B936D9"/>
    <w:rsid w:val="00B943C0"/>
    <w:rsid w:val="00B94BF5"/>
    <w:rsid w:val="00B958C0"/>
    <w:rsid w:val="00B95F13"/>
    <w:rsid w:val="00B96617"/>
    <w:rsid w:val="00B966E6"/>
    <w:rsid w:val="00B96DCA"/>
    <w:rsid w:val="00B979BB"/>
    <w:rsid w:val="00B97F8D"/>
    <w:rsid w:val="00BA020C"/>
    <w:rsid w:val="00BA0379"/>
    <w:rsid w:val="00BA04A5"/>
    <w:rsid w:val="00BA080A"/>
    <w:rsid w:val="00BA0D9F"/>
    <w:rsid w:val="00BA1201"/>
    <w:rsid w:val="00BA1CBF"/>
    <w:rsid w:val="00BA31AE"/>
    <w:rsid w:val="00BA5DFB"/>
    <w:rsid w:val="00BA6297"/>
    <w:rsid w:val="00BA6DB8"/>
    <w:rsid w:val="00BA7922"/>
    <w:rsid w:val="00BA7B2F"/>
    <w:rsid w:val="00BB025C"/>
    <w:rsid w:val="00BB177D"/>
    <w:rsid w:val="00BB24AA"/>
    <w:rsid w:val="00BB2BED"/>
    <w:rsid w:val="00BB2D2F"/>
    <w:rsid w:val="00BB4689"/>
    <w:rsid w:val="00BB5528"/>
    <w:rsid w:val="00BB5D21"/>
    <w:rsid w:val="00BB63AA"/>
    <w:rsid w:val="00BB6C89"/>
    <w:rsid w:val="00BB72FD"/>
    <w:rsid w:val="00BB7D21"/>
    <w:rsid w:val="00BC0A6C"/>
    <w:rsid w:val="00BC0E0A"/>
    <w:rsid w:val="00BC1036"/>
    <w:rsid w:val="00BC1590"/>
    <w:rsid w:val="00BC1CC3"/>
    <w:rsid w:val="00BC1CF2"/>
    <w:rsid w:val="00BC2D8F"/>
    <w:rsid w:val="00BC2F88"/>
    <w:rsid w:val="00BC40FE"/>
    <w:rsid w:val="00BC4302"/>
    <w:rsid w:val="00BC57BB"/>
    <w:rsid w:val="00BD0245"/>
    <w:rsid w:val="00BD091B"/>
    <w:rsid w:val="00BD13D0"/>
    <w:rsid w:val="00BD2CE8"/>
    <w:rsid w:val="00BD2E2F"/>
    <w:rsid w:val="00BD4D62"/>
    <w:rsid w:val="00BD6B49"/>
    <w:rsid w:val="00BD7196"/>
    <w:rsid w:val="00BD7DD2"/>
    <w:rsid w:val="00BE0B38"/>
    <w:rsid w:val="00BE1611"/>
    <w:rsid w:val="00BE1B7D"/>
    <w:rsid w:val="00BE1BCC"/>
    <w:rsid w:val="00BE1E4A"/>
    <w:rsid w:val="00BE3B2E"/>
    <w:rsid w:val="00BE3BA9"/>
    <w:rsid w:val="00BE4777"/>
    <w:rsid w:val="00BE64EA"/>
    <w:rsid w:val="00BE7CED"/>
    <w:rsid w:val="00BF1F17"/>
    <w:rsid w:val="00BF24B3"/>
    <w:rsid w:val="00BF2D61"/>
    <w:rsid w:val="00BF47AC"/>
    <w:rsid w:val="00BF6871"/>
    <w:rsid w:val="00BF6E17"/>
    <w:rsid w:val="00BF71A1"/>
    <w:rsid w:val="00C017C5"/>
    <w:rsid w:val="00C01E2F"/>
    <w:rsid w:val="00C01FF0"/>
    <w:rsid w:val="00C02233"/>
    <w:rsid w:val="00C02BA6"/>
    <w:rsid w:val="00C03393"/>
    <w:rsid w:val="00C037E1"/>
    <w:rsid w:val="00C03F66"/>
    <w:rsid w:val="00C05784"/>
    <w:rsid w:val="00C05C30"/>
    <w:rsid w:val="00C061C7"/>
    <w:rsid w:val="00C06CA1"/>
    <w:rsid w:val="00C07C7D"/>
    <w:rsid w:val="00C118C9"/>
    <w:rsid w:val="00C11DB5"/>
    <w:rsid w:val="00C13035"/>
    <w:rsid w:val="00C13F1C"/>
    <w:rsid w:val="00C14279"/>
    <w:rsid w:val="00C1435D"/>
    <w:rsid w:val="00C14A5B"/>
    <w:rsid w:val="00C15139"/>
    <w:rsid w:val="00C155D1"/>
    <w:rsid w:val="00C162ED"/>
    <w:rsid w:val="00C1683D"/>
    <w:rsid w:val="00C17389"/>
    <w:rsid w:val="00C17C12"/>
    <w:rsid w:val="00C202C1"/>
    <w:rsid w:val="00C222FD"/>
    <w:rsid w:val="00C23A04"/>
    <w:rsid w:val="00C24136"/>
    <w:rsid w:val="00C2639C"/>
    <w:rsid w:val="00C263CC"/>
    <w:rsid w:val="00C269DC"/>
    <w:rsid w:val="00C270C2"/>
    <w:rsid w:val="00C276C8"/>
    <w:rsid w:val="00C2797C"/>
    <w:rsid w:val="00C27AC5"/>
    <w:rsid w:val="00C27C10"/>
    <w:rsid w:val="00C30105"/>
    <w:rsid w:val="00C323CF"/>
    <w:rsid w:val="00C333BF"/>
    <w:rsid w:val="00C3401B"/>
    <w:rsid w:val="00C3450A"/>
    <w:rsid w:val="00C3472C"/>
    <w:rsid w:val="00C34A5B"/>
    <w:rsid w:val="00C36E6D"/>
    <w:rsid w:val="00C3787E"/>
    <w:rsid w:val="00C405E4"/>
    <w:rsid w:val="00C40A76"/>
    <w:rsid w:val="00C42011"/>
    <w:rsid w:val="00C42BCF"/>
    <w:rsid w:val="00C433B2"/>
    <w:rsid w:val="00C438AC"/>
    <w:rsid w:val="00C4392E"/>
    <w:rsid w:val="00C45318"/>
    <w:rsid w:val="00C456F1"/>
    <w:rsid w:val="00C45E9C"/>
    <w:rsid w:val="00C4774B"/>
    <w:rsid w:val="00C5296B"/>
    <w:rsid w:val="00C52B44"/>
    <w:rsid w:val="00C549F9"/>
    <w:rsid w:val="00C557BA"/>
    <w:rsid w:val="00C55C70"/>
    <w:rsid w:val="00C5638E"/>
    <w:rsid w:val="00C56EF3"/>
    <w:rsid w:val="00C57375"/>
    <w:rsid w:val="00C57B14"/>
    <w:rsid w:val="00C62D9C"/>
    <w:rsid w:val="00C63D4F"/>
    <w:rsid w:val="00C659AB"/>
    <w:rsid w:val="00C65B54"/>
    <w:rsid w:val="00C65EDA"/>
    <w:rsid w:val="00C702D5"/>
    <w:rsid w:val="00C71521"/>
    <w:rsid w:val="00C727B3"/>
    <w:rsid w:val="00C74121"/>
    <w:rsid w:val="00C74475"/>
    <w:rsid w:val="00C74538"/>
    <w:rsid w:val="00C74ABB"/>
    <w:rsid w:val="00C74BFC"/>
    <w:rsid w:val="00C74C7A"/>
    <w:rsid w:val="00C75F92"/>
    <w:rsid w:val="00C76261"/>
    <w:rsid w:val="00C77814"/>
    <w:rsid w:val="00C77B39"/>
    <w:rsid w:val="00C81AD5"/>
    <w:rsid w:val="00C82ED0"/>
    <w:rsid w:val="00C8361D"/>
    <w:rsid w:val="00C84110"/>
    <w:rsid w:val="00C8525C"/>
    <w:rsid w:val="00C85A2E"/>
    <w:rsid w:val="00C868DA"/>
    <w:rsid w:val="00C86956"/>
    <w:rsid w:val="00C86ACE"/>
    <w:rsid w:val="00C86E57"/>
    <w:rsid w:val="00C87141"/>
    <w:rsid w:val="00C90CAE"/>
    <w:rsid w:val="00C92079"/>
    <w:rsid w:val="00C924CD"/>
    <w:rsid w:val="00C93054"/>
    <w:rsid w:val="00C93645"/>
    <w:rsid w:val="00C94277"/>
    <w:rsid w:val="00C9447C"/>
    <w:rsid w:val="00C9487E"/>
    <w:rsid w:val="00C9514C"/>
    <w:rsid w:val="00C95217"/>
    <w:rsid w:val="00C9560C"/>
    <w:rsid w:val="00C9573A"/>
    <w:rsid w:val="00C957D8"/>
    <w:rsid w:val="00C95A94"/>
    <w:rsid w:val="00C963C2"/>
    <w:rsid w:val="00C96652"/>
    <w:rsid w:val="00C96722"/>
    <w:rsid w:val="00C977F3"/>
    <w:rsid w:val="00CA0618"/>
    <w:rsid w:val="00CA0E12"/>
    <w:rsid w:val="00CA1BDB"/>
    <w:rsid w:val="00CA21C4"/>
    <w:rsid w:val="00CA2547"/>
    <w:rsid w:val="00CA2EC3"/>
    <w:rsid w:val="00CA3F41"/>
    <w:rsid w:val="00CA4724"/>
    <w:rsid w:val="00CA557E"/>
    <w:rsid w:val="00CA5FC6"/>
    <w:rsid w:val="00CA7ED5"/>
    <w:rsid w:val="00CB00BE"/>
    <w:rsid w:val="00CB03E0"/>
    <w:rsid w:val="00CB0825"/>
    <w:rsid w:val="00CB13E7"/>
    <w:rsid w:val="00CB191E"/>
    <w:rsid w:val="00CB23C9"/>
    <w:rsid w:val="00CB2604"/>
    <w:rsid w:val="00CB3F7E"/>
    <w:rsid w:val="00CB47FC"/>
    <w:rsid w:val="00CB764A"/>
    <w:rsid w:val="00CB7E0F"/>
    <w:rsid w:val="00CC06D9"/>
    <w:rsid w:val="00CC078B"/>
    <w:rsid w:val="00CC0875"/>
    <w:rsid w:val="00CC1103"/>
    <w:rsid w:val="00CC183A"/>
    <w:rsid w:val="00CC2981"/>
    <w:rsid w:val="00CC32B5"/>
    <w:rsid w:val="00CC3AED"/>
    <w:rsid w:val="00CC5497"/>
    <w:rsid w:val="00CC6C12"/>
    <w:rsid w:val="00CC75A4"/>
    <w:rsid w:val="00CD1072"/>
    <w:rsid w:val="00CD1CFE"/>
    <w:rsid w:val="00CD2415"/>
    <w:rsid w:val="00CD2764"/>
    <w:rsid w:val="00CD2980"/>
    <w:rsid w:val="00CD2DF0"/>
    <w:rsid w:val="00CD3789"/>
    <w:rsid w:val="00CD4F00"/>
    <w:rsid w:val="00CD51F3"/>
    <w:rsid w:val="00CD5BD8"/>
    <w:rsid w:val="00CD618B"/>
    <w:rsid w:val="00CD6C55"/>
    <w:rsid w:val="00CE1988"/>
    <w:rsid w:val="00CE2079"/>
    <w:rsid w:val="00CE2142"/>
    <w:rsid w:val="00CE2260"/>
    <w:rsid w:val="00CE3A39"/>
    <w:rsid w:val="00CE511D"/>
    <w:rsid w:val="00CE5F46"/>
    <w:rsid w:val="00CE715D"/>
    <w:rsid w:val="00CF1C08"/>
    <w:rsid w:val="00CF2272"/>
    <w:rsid w:val="00CF399A"/>
    <w:rsid w:val="00CF3B1F"/>
    <w:rsid w:val="00CF3EA4"/>
    <w:rsid w:val="00CF4B1B"/>
    <w:rsid w:val="00CF52B9"/>
    <w:rsid w:val="00CF61B0"/>
    <w:rsid w:val="00CF6965"/>
    <w:rsid w:val="00CF6EC5"/>
    <w:rsid w:val="00CF74DC"/>
    <w:rsid w:val="00CF7580"/>
    <w:rsid w:val="00CF7EEE"/>
    <w:rsid w:val="00D0098E"/>
    <w:rsid w:val="00D010A1"/>
    <w:rsid w:val="00D01A21"/>
    <w:rsid w:val="00D02B6A"/>
    <w:rsid w:val="00D0323C"/>
    <w:rsid w:val="00D04273"/>
    <w:rsid w:val="00D06451"/>
    <w:rsid w:val="00D08B0A"/>
    <w:rsid w:val="00D10464"/>
    <w:rsid w:val="00D111CF"/>
    <w:rsid w:val="00D11438"/>
    <w:rsid w:val="00D11F00"/>
    <w:rsid w:val="00D11FD0"/>
    <w:rsid w:val="00D1286E"/>
    <w:rsid w:val="00D155E3"/>
    <w:rsid w:val="00D165AB"/>
    <w:rsid w:val="00D17CC6"/>
    <w:rsid w:val="00D20B3F"/>
    <w:rsid w:val="00D210E0"/>
    <w:rsid w:val="00D21E52"/>
    <w:rsid w:val="00D2288A"/>
    <w:rsid w:val="00D258D7"/>
    <w:rsid w:val="00D25DE3"/>
    <w:rsid w:val="00D26E50"/>
    <w:rsid w:val="00D273C4"/>
    <w:rsid w:val="00D27FE7"/>
    <w:rsid w:val="00D30B3E"/>
    <w:rsid w:val="00D314A6"/>
    <w:rsid w:val="00D31782"/>
    <w:rsid w:val="00D31865"/>
    <w:rsid w:val="00D321C7"/>
    <w:rsid w:val="00D32485"/>
    <w:rsid w:val="00D332C1"/>
    <w:rsid w:val="00D335F9"/>
    <w:rsid w:val="00D36472"/>
    <w:rsid w:val="00D36735"/>
    <w:rsid w:val="00D36E3E"/>
    <w:rsid w:val="00D36F44"/>
    <w:rsid w:val="00D37AEF"/>
    <w:rsid w:val="00D37CF2"/>
    <w:rsid w:val="00D41CF4"/>
    <w:rsid w:val="00D42E17"/>
    <w:rsid w:val="00D44556"/>
    <w:rsid w:val="00D4564A"/>
    <w:rsid w:val="00D45866"/>
    <w:rsid w:val="00D45F11"/>
    <w:rsid w:val="00D45F7B"/>
    <w:rsid w:val="00D46167"/>
    <w:rsid w:val="00D46FC0"/>
    <w:rsid w:val="00D47115"/>
    <w:rsid w:val="00D47D71"/>
    <w:rsid w:val="00D50036"/>
    <w:rsid w:val="00D50158"/>
    <w:rsid w:val="00D504EF"/>
    <w:rsid w:val="00D518FB"/>
    <w:rsid w:val="00D54873"/>
    <w:rsid w:val="00D54DB4"/>
    <w:rsid w:val="00D56750"/>
    <w:rsid w:val="00D56AAE"/>
    <w:rsid w:val="00D57BD3"/>
    <w:rsid w:val="00D60144"/>
    <w:rsid w:val="00D603E0"/>
    <w:rsid w:val="00D60901"/>
    <w:rsid w:val="00D623F3"/>
    <w:rsid w:val="00D62A61"/>
    <w:rsid w:val="00D62DBD"/>
    <w:rsid w:val="00D64D10"/>
    <w:rsid w:val="00D64F91"/>
    <w:rsid w:val="00D654F9"/>
    <w:rsid w:val="00D67D76"/>
    <w:rsid w:val="00D67DD3"/>
    <w:rsid w:val="00D70518"/>
    <w:rsid w:val="00D71EFC"/>
    <w:rsid w:val="00D721CB"/>
    <w:rsid w:val="00D72322"/>
    <w:rsid w:val="00D729EE"/>
    <w:rsid w:val="00D73833"/>
    <w:rsid w:val="00D739D3"/>
    <w:rsid w:val="00D73BF5"/>
    <w:rsid w:val="00D73E04"/>
    <w:rsid w:val="00D7586C"/>
    <w:rsid w:val="00D7685D"/>
    <w:rsid w:val="00D77E8F"/>
    <w:rsid w:val="00D80197"/>
    <w:rsid w:val="00D81728"/>
    <w:rsid w:val="00D817DC"/>
    <w:rsid w:val="00D828C6"/>
    <w:rsid w:val="00D8308B"/>
    <w:rsid w:val="00D83E31"/>
    <w:rsid w:val="00D84724"/>
    <w:rsid w:val="00D84BF4"/>
    <w:rsid w:val="00D87112"/>
    <w:rsid w:val="00D91106"/>
    <w:rsid w:val="00D91FF4"/>
    <w:rsid w:val="00D92481"/>
    <w:rsid w:val="00D94075"/>
    <w:rsid w:val="00D941B9"/>
    <w:rsid w:val="00D9527E"/>
    <w:rsid w:val="00D95FC4"/>
    <w:rsid w:val="00D96358"/>
    <w:rsid w:val="00D965FD"/>
    <w:rsid w:val="00D96DFE"/>
    <w:rsid w:val="00D96EEF"/>
    <w:rsid w:val="00D97993"/>
    <w:rsid w:val="00DA1598"/>
    <w:rsid w:val="00DA2F9C"/>
    <w:rsid w:val="00DA7FE5"/>
    <w:rsid w:val="00DB0143"/>
    <w:rsid w:val="00DB0B0B"/>
    <w:rsid w:val="00DB0CC1"/>
    <w:rsid w:val="00DB1A54"/>
    <w:rsid w:val="00DB3815"/>
    <w:rsid w:val="00DB42BF"/>
    <w:rsid w:val="00DB45CB"/>
    <w:rsid w:val="00DB6985"/>
    <w:rsid w:val="00DB7966"/>
    <w:rsid w:val="00DC1FAF"/>
    <w:rsid w:val="00DC218B"/>
    <w:rsid w:val="00DC22D6"/>
    <w:rsid w:val="00DC2489"/>
    <w:rsid w:val="00DC3D11"/>
    <w:rsid w:val="00DC59D1"/>
    <w:rsid w:val="00DC5DED"/>
    <w:rsid w:val="00DC5FAE"/>
    <w:rsid w:val="00DC67C7"/>
    <w:rsid w:val="00DC6D5F"/>
    <w:rsid w:val="00DC7305"/>
    <w:rsid w:val="00DC7D0F"/>
    <w:rsid w:val="00DD0D7C"/>
    <w:rsid w:val="00DD1693"/>
    <w:rsid w:val="00DD24B8"/>
    <w:rsid w:val="00DD2B2D"/>
    <w:rsid w:val="00DD3B7C"/>
    <w:rsid w:val="00DD3C5D"/>
    <w:rsid w:val="00DD4A13"/>
    <w:rsid w:val="00DD4DAE"/>
    <w:rsid w:val="00DD6641"/>
    <w:rsid w:val="00DD77D0"/>
    <w:rsid w:val="00DE04B5"/>
    <w:rsid w:val="00DE0CC7"/>
    <w:rsid w:val="00DE0F1B"/>
    <w:rsid w:val="00DE168E"/>
    <w:rsid w:val="00DE2924"/>
    <w:rsid w:val="00DE2B7E"/>
    <w:rsid w:val="00DE2CCF"/>
    <w:rsid w:val="00DE3136"/>
    <w:rsid w:val="00DE3BC0"/>
    <w:rsid w:val="00DE60AC"/>
    <w:rsid w:val="00DF172F"/>
    <w:rsid w:val="00DF17BF"/>
    <w:rsid w:val="00DF1DB9"/>
    <w:rsid w:val="00DF2140"/>
    <w:rsid w:val="00DF2A60"/>
    <w:rsid w:val="00DF361F"/>
    <w:rsid w:val="00DF36B4"/>
    <w:rsid w:val="00DF45C5"/>
    <w:rsid w:val="00DF464B"/>
    <w:rsid w:val="00DF49FE"/>
    <w:rsid w:val="00DF4E25"/>
    <w:rsid w:val="00DF5002"/>
    <w:rsid w:val="00DF56B6"/>
    <w:rsid w:val="00DF63F7"/>
    <w:rsid w:val="00DF65DE"/>
    <w:rsid w:val="00DF6C5F"/>
    <w:rsid w:val="00DF7DAD"/>
    <w:rsid w:val="00E02368"/>
    <w:rsid w:val="00E03C44"/>
    <w:rsid w:val="00E04290"/>
    <w:rsid w:val="00E043E3"/>
    <w:rsid w:val="00E04C24"/>
    <w:rsid w:val="00E05420"/>
    <w:rsid w:val="00E05BF6"/>
    <w:rsid w:val="00E06AEF"/>
    <w:rsid w:val="00E06E95"/>
    <w:rsid w:val="00E075F5"/>
    <w:rsid w:val="00E11269"/>
    <w:rsid w:val="00E119C1"/>
    <w:rsid w:val="00E11BC6"/>
    <w:rsid w:val="00E121F4"/>
    <w:rsid w:val="00E12655"/>
    <w:rsid w:val="00E12A76"/>
    <w:rsid w:val="00E12DAF"/>
    <w:rsid w:val="00E15E99"/>
    <w:rsid w:val="00E167E3"/>
    <w:rsid w:val="00E1687C"/>
    <w:rsid w:val="00E17BCE"/>
    <w:rsid w:val="00E213C4"/>
    <w:rsid w:val="00E22489"/>
    <w:rsid w:val="00E22E41"/>
    <w:rsid w:val="00E233A2"/>
    <w:rsid w:val="00E233E4"/>
    <w:rsid w:val="00E2396C"/>
    <w:rsid w:val="00E25C96"/>
    <w:rsid w:val="00E268A1"/>
    <w:rsid w:val="00E26B91"/>
    <w:rsid w:val="00E26C9C"/>
    <w:rsid w:val="00E27DA2"/>
    <w:rsid w:val="00E30031"/>
    <w:rsid w:val="00E3063E"/>
    <w:rsid w:val="00E30F10"/>
    <w:rsid w:val="00E3158C"/>
    <w:rsid w:val="00E31915"/>
    <w:rsid w:val="00E32038"/>
    <w:rsid w:val="00E323A5"/>
    <w:rsid w:val="00E32C64"/>
    <w:rsid w:val="00E33CF9"/>
    <w:rsid w:val="00E34172"/>
    <w:rsid w:val="00E35052"/>
    <w:rsid w:val="00E35309"/>
    <w:rsid w:val="00E3554D"/>
    <w:rsid w:val="00E356FE"/>
    <w:rsid w:val="00E41196"/>
    <w:rsid w:val="00E4139D"/>
    <w:rsid w:val="00E424D2"/>
    <w:rsid w:val="00E43275"/>
    <w:rsid w:val="00E43455"/>
    <w:rsid w:val="00E43819"/>
    <w:rsid w:val="00E43EF1"/>
    <w:rsid w:val="00E4554E"/>
    <w:rsid w:val="00E45C23"/>
    <w:rsid w:val="00E45E2D"/>
    <w:rsid w:val="00E46528"/>
    <w:rsid w:val="00E4AFA6"/>
    <w:rsid w:val="00E505BA"/>
    <w:rsid w:val="00E50E39"/>
    <w:rsid w:val="00E51795"/>
    <w:rsid w:val="00E51824"/>
    <w:rsid w:val="00E5277A"/>
    <w:rsid w:val="00E5327C"/>
    <w:rsid w:val="00E533A3"/>
    <w:rsid w:val="00E53B52"/>
    <w:rsid w:val="00E56774"/>
    <w:rsid w:val="00E577C2"/>
    <w:rsid w:val="00E60DDA"/>
    <w:rsid w:val="00E61549"/>
    <w:rsid w:val="00E632AC"/>
    <w:rsid w:val="00E63B4E"/>
    <w:rsid w:val="00E6491A"/>
    <w:rsid w:val="00E66497"/>
    <w:rsid w:val="00E665D1"/>
    <w:rsid w:val="00E6668E"/>
    <w:rsid w:val="00E66762"/>
    <w:rsid w:val="00E67576"/>
    <w:rsid w:val="00E675C4"/>
    <w:rsid w:val="00E721A9"/>
    <w:rsid w:val="00E74E1D"/>
    <w:rsid w:val="00E75D00"/>
    <w:rsid w:val="00E75F3B"/>
    <w:rsid w:val="00E76648"/>
    <w:rsid w:val="00E77E5A"/>
    <w:rsid w:val="00E77F5E"/>
    <w:rsid w:val="00E8045E"/>
    <w:rsid w:val="00E8065A"/>
    <w:rsid w:val="00E818D1"/>
    <w:rsid w:val="00E83193"/>
    <w:rsid w:val="00E83855"/>
    <w:rsid w:val="00E86C0D"/>
    <w:rsid w:val="00E87A7F"/>
    <w:rsid w:val="00E87C77"/>
    <w:rsid w:val="00E87D96"/>
    <w:rsid w:val="00E90168"/>
    <w:rsid w:val="00E90A8F"/>
    <w:rsid w:val="00E90B4B"/>
    <w:rsid w:val="00E91452"/>
    <w:rsid w:val="00E93F89"/>
    <w:rsid w:val="00E94E79"/>
    <w:rsid w:val="00E9612F"/>
    <w:rsid w:val="00E9643B"/>
    <w:rsid w:val="00E965B0"/>
    <w:rsid w:val="00E967EF"/>
    <w:rsid w:val="00EA2030"/>
    <w:rsid w:val="00EA559D"/>
    <w:rsid w:val="00EA5D2D"/>
    <w:rsid w:val="00EA5EB4"/>
    <w:rsid w:val="00EA7D62"/>
    <w:rsid w:val="00EB0BA5"/>
    <w:rsid w:val="00EB0CAE"/>
    <w:rsid w:val="00EB151B"/>
    <w:rsid w:val="00EB15CA"/>
    <w:rsid w:val="00EB2912"/>
    <w:rsid w:val="00EB3128"/>
    <w:rsid w:val="00EB3452"/>
    <w:rsid w:val="00EB7F44"/>
    <w:rsid w:val="00EC189B"/>
    <w:rsid w:val="00EC18C2"/>
    <w:rsid w:val="00EC2CC3"/>
    <w:rsid w:val="00EC3100"/>
    <w:rsid w:val="00EC3685"/>
    <w:rsid w:val="00EC3F6B"/>
    <w:rsid w:val="00EC5C8C"/>
    <w:rsid w:val="00EC7BD8"/>
    <w:rsid w:val="00EC7C52"/>
    <w:rsid w:val="00EC7F67"/>
    <w:rsid w:val="00ED04DC"/>
    <w:rsid w:val="00ED0A07"/>
    <w:rsid w:val="00ED0B50"/>
    <w:rsid w:val="00ED1033"/>
    <w:rsid w:val="00ED30C4"/>
    <w:rsid w:val="00ED3993"/>
    <w:rsid w:val="00ED4B30"/>
    <w:rsid w:val="00ED4E28"/>
    <w:rsid w:val="00ED5206"/>
    <w:rsid w:val="00ED589C"/>
    <w:rsid w:val="00ED5A10"/>
    <w:rsid w:val="00ED6135"/>
    <w:rsid w:val="00ED6A8E"/>
    <w:rsid w:val="00ED72C1"/>
    <w:rsid w:val="00ED772D"/>
    <w:rsid w:val="00ED7801"/>
    <w:rsid w:val="00ED788C"/>
    <w:rsid w:val="00EE09EB"/>
    <w:rsid w:val="00EE1CF4"/>
    <w:rsid w:val="00EE21D7"/>
    <w:rsid w:val="00EE2554"/>
    <w:rsid w:val="00EE30DA"/>
    <w:rsid w:val="00EE46FF"/>
    <w:rsid w:val="00EE4709"/>
    <w:rsid w:val="00EE530C"/>
    <w:rsid w:val="00EE6643"/>
    <w:rsid w:val="00EE7174"/>
    <w:rsid w:val="00EE71F1"/>
    <w:rsid w:val="00EE7210"/>
    <w:rsid w:val="00EE7306"/>
    <w:rsid w:val="00EF051A"/>
    <w:rsid w:val="00EF0985"/>
    <w:rsid w:val="00EF1336"/>
    <w:rsid w:val="00EF1D15"/>
    <w:rsid w:val="00EF1E4E"/>
    <w:rsid w:val="00EF3642"/>
    <w:rsid w:val="00EF5356"/>
    <w:rsid w:val="00EF5447"/>
    <w:rsid w:val="00EF65C3"/>
    <w:rsid w:val="00EF6BDA"/>
    <w:rsid w:val="00EF77D8"/>
    <w:rsid w:val="00EF7EE7"/>
    <w:rsid w:val="00F00329"/>
    <w:rsid w:val="00F00F7B"/>
    <w:rsid w:val="00F01C16"/>
    <w:rsid w:val="00F02D75"/>
    <w:rsid w:val="00F05E45"/>
    <w:rsid w:val="00F06586"/>
    <w:rsid w:val="00F06E6E"/>
    <w:rsid w:val="00F076D5"/>
    <w:rsid w:val="00F07B94"/>
    <w:rsid w:val="00F07C48"/>
    <w:rsid w:val="00F09840"/>
    <w:rsid w:val="00F11CFC"/>
    <w:rsid w:val="00F133F0"/>
    <w:rsid w:val="00F13E78"/>
    <w:rsid w:val="00F14D56"/>
    <w:rsid w:val="00F151DC"/>
    <w:rsid w:val="00F17F3C"/>
    <w:rsid w:val="00F21756"/>
    <w:rsid w:val="00F218C8"/>
    <w:rsid w:val="00F225BB"/>
    <w:rsid w:val="00F22CEC"/>
    <w:rsid w:val="00F2489D"/>
    <w:rsid w:val="00F248A1"/>
    <w:rsid w:val="00F2502E"/>
    <w:rsid w:val="00F2743A"/>
    <w:rsid w:val="00F309E2"/>
    <w:rsid w:val="00F30EB0"/>
    <w:rsid w:val="00F320F2"/>
    <w:rsid w:val="00F32890"/>
    <w:rsid w:val="00F32AEF"/>
    <w:rsid w:val="00F32C53"/>
    <w:rsid w:val="00F32E5F"/>
    <w:rsid w:val="00F35BA4"/>
    <w:rsid w:val="00F36F4E"/>
    <w:rsid w:val="00F374DD"/>
    <w:rsid w:val="00F37671"/>
    <w:rsid w:val="00F419EF"/>
    <w:rsid w:val="00F4223D"/>
    <w:rsid w:val="00F431E7"/>
    <w:rsid w:val="00F448F1"/>
    <w:rsid w:val="00F448F8"/>
    <w:rsid w:val="00F451D8"/>
    <w:rsid w:val="00F4520A"/>
    <w:rsid w:val="00F45366"/>
    <w:rsid w:val="00F46128"/>
    <w:rsid w:val="00F46F9C"/>
    <w:rsid w:val="00F479DE"/>
    <w:rsid w:val="00F47A53"/>
    <w:rsid w:val="00F50781"/>
    <w:rsid w:val="00F5116C"/>
    <w:rsid w:val="00F51EC5"/>
    <w:rsid w:val="00F5243E"/>
    <w:rsid w:val="00F52495"/>
    <w:rsid w:val="00F533CC"/>
    <w:rsid w:val="00F53B86"/>
    <w:rsid w:val="00F53EE3"/>
    <w:rsid w:val="00F54C92"/>
    <w:rsid w:val="00F54E71"/>
    <w:rsid w:val="00F55514"/>
    <w:rsid w:val="00F556DC"/>
    <w:rsid w:val="00F55866"/>
    <w:rsid w:val="00F55E98"/>
    <w:rsid w:val="00F56B6C"/>
    <w:rsid w:val="00F56DF4"/>
    <w:rsid w:val="00F572C7"/>
    <w:rsid w:val="00F6104F"/>
    <w:rsid w:val="00F61C37"/>
    <w:rsid w:val="00F62237"/>
    <w:rsid w:val="00F62DC5"/>
    <w:rsid w:val="00F639C8"/>
    <w:rsid w:val="00F63E2A"/>
    <w:rsid w:val="00F63E62"/>
    <w:rsid w:val="00F6487D"/>
    <w:rsid w:val="00F655FC"/>
    <w:rsid w:val="00F65CD5"/>
    <w:rsid w:val="00F65DD1"/>
    <w:rsid w:val="00F65E13"/>
    <w:rsid w:val="00F70DB5"/>
    <w:rsid w:val="00F710F9"/>
    <w:rsid w:val="00F71261"/>
    <w:rsid w:val="00F71666"/>
    <w:rsid w:val="00F72EFB"/>
    <w:rsid w:val="00F7406D"/>
    <w:rsid w:val="00F74621"/>
    <w:rsid w:val="00F75BCD"/>
    <w:rsid w:val="00F77DD3"/>
    <w:rsid w:val="00F77E1C"/>
    <w:rsid w:val="00F80FD6"/>
    <w:rsid w:val="00F817DE"/>
    <w:rsid w:val="00F81C6D"/>
    <w:rsid w:val="00F8259C"/>
    <w:rsid w:val="00F8334C"/>
    <w:rsid w:val="00F851C5"/>
    <w:rsid w:val="00F85BFE"/>
    <w:rsid w:val="00F85D5C"/>
    <w:rsid w:val="00F87062"/>
    <w:rsid w:val="00F87D55"/>
    <w:rsid w:val="00F90370"/>
    <w:rsid w:val="00F90412"/>
    <w:rsid w:val="00F904EC"/>
    <w:rsid w:val="00F90B52"/>
    <w:rsid w:val="00F90F70"/>
    <w:rsid w:val="00F9133B"/>
    <w:rsid w:val="00F91E50"/>
    <w:rsid w:val="00F91F7C"/>
    <w:rsid w:val="00F92B76"/>
    <w:rsid w:val="00F9337E"/>
    <w:rsid w:val="00F93958"/>
    <w:rsid w:val="00F939FD"/>
    <w:rsid w:val="00F94A95"/>
    <w:rsid w:val="00F97224"/>
    <w:rsid w:val="00F97483"/>
    <w:rsid w:val="00F97894"/>
    <w:rsid w:val="00F97992"/>
    <w:rsid w:val="00F97EE4"/>
    <w:rsid w:val="00FA01A2"/>
    <w:rsid w:val="00FA057B"/>
    <w:rsid w:val="00FA1152"/>
    <w:rsid w:val="00FA186C"/>
    <w:rsid w:val="00FA1CDC"/>
    <w:rsid w:val="00FA1E7F"/>
    <w:rsid w:val="00FA22AC"/>
    <w:rsid w:val="00FA2D02"/>
    <w:rsid w:val="00FA2D55"/>
    <w:rsid w:val="00FA2FD2"/>
    <w:rsid w:val="00FA4688"/>
    <w:rsid w:val="00FA4D0F"/>
    <w:rsid w:val="00FA546E"/>
    <w:rsid w:val="00FA54D3"/>
    <w:rsid w:val="00FA7965"/>
    <w:rsid w:val="00FB0C30"/>
    <w:rsid w:val="00FB3B21"/>
    <w:rsid w:val="00FB3D5F"/>
    <w:rsid w:val="00FB5049"/>
    <w:rsid w:val="00FB5900"/>
    <w:rsid w:val="00FB5F53"/>
    <w:rsid w:val="00FB681C"/>
    <w:rsid w:val="00FB7548"/>
    <w:rsid w:val="00FC0B3D"/>
    <w:rsid w:val="00FC1C46"/>
    <w:rsid w:val="00FC20A2"/>
    <w:rsid w:val="00FC226B"/>
    <w:rsid w:val="00FC2EDA"/>
    <w:rsid w:val="00FC4A99"/>
    <w:rsid w:val="00FC5334"/>
    <w:rsid w:val="00FC5379"/>
    <w:rsid w:val="00FC5429"/>
    <w:rsid w:val="00FC5574"/>
    <w:rsid w:val="00FC5624"/>
    <w:rsid w:val="00FC6130"/>
    <w:rsid w:val="00FC67A2"/>
    <w:rsid w:val="00FC6EA1"/>
    <w:rsid w:val="00FC7B03"/>
    <w:rsid w:val="00FD0C77"/>
    <w:rsid w:val="00FD0F8F"/>
    <w:rsid w:val="00FD2219"/>
    <w:rsid w:val="00FD2569"/>
    <w:rsid w:val="00FD324E"/>
    <w:rsid w:val="00FD3AD2"/>
    <w:rsid w:val="00FD42DB"/>
    <w:rsid w:val="00FD44FC"/>
    <w:rsid w:val="00FD47BE"/>
    <w:rsid w:val="00FD4950"/>
    <w:rsid w:val="00FD5695"/>
    <w:rsid w:val="00FD5D60"/>
    <w:rsid w:val="00FD5DBB"/>
    <w:rsid w:val="00FD6192"/>
    <w:rsid w:val="00FD7030"/>
    <w:rsid w:val="00FD7B44"/>
    <w:rsid w:val="00FE0E6E"/>
    <w:rsid w:val="00FE1F89"/>
    <w:rsid w:val="00FE2F3F"/>
    <w:rsid w:val="00FE3160"/>
    <w:rsid w:val="00FE3B06"/>
    <w:rsid w:val="00FE5536"/>
    <w:rsid w:val="00FE5BBA"/>
    <w:rsid w:val="00FE654B"/>
    <w:rsid w:val="00FE76EC"/>
    <w:rsid w:val="00FE7A38"/>
    <w:rsid w:val="00FF0F47"/>
    <w:rsid w:val="00FF11D7"/>
    <w:rsid w:val="00FF1579"/>
    <w:rsid w:val="00FF162E"/>
    <w:rsid w:val="00FF3A64"/>
    <w:rsid w:val="00FF49B3"/>
    <w:rsid w:val="00FF5610"/>
    <w:rsid w:val="00FF6E37"/>
    <w:rsid w:val="01430B60"/>
    <w:rsid w:val="015F160C"/>
    <w:rsid w:val="01837A5B"/>
    <w:rsid w:val="01E5C3FC"/>
    <w:rsid w:val="01EFC8FB"/>
    <w:rsid w:val="029A2DCE"/>
    <w:rsid w:val="02A2A63E"/>
    <w:rsid w:val="02D0C20A"/>
    <w:rsid w:val="03A4A513"/>
    <w:rsid w:val="03B1C5CE"/>
    <w:rsid w:val="04124366"/>
    <w:rsid w:val="042EA821"/>
    <w:rsid w:val="04378FEE"/>
    <w:rsid w:val="04631857"/>
    <w:rsid w:val="0466715B"/>
    <w:rsid w:val="047E9D99"/>
    <w:rsid w:val="054DBC4C"/>
    <w:rsid w:val="05C6E11A"/>
    <w:rsid w:val="066D1E83"/>
    <w:rsid w:val="07091086"/>
    <w:rsid w:val="072A928B"/>
    <w:rsid w:val="07AC5897"/>
    <w:rsid w:val="07C8C8E5"/>
    <w:rsid w:val="07D14CE8"/>
    <w:rsid w:val="08254772"/>
    <w:rsid w:val="08BC75AD"/>
    <w:rsid w:val="08E113C3"/>
    <w:rsid w:val="08F0B261"/>
    <w:rsid w:val="093E115E"/>
    <w:rsid w:val="098A40BA"/>
    <w:rsid w:val="09FE776D"/>
    <w:rsid w:val="0A40F949"/>
    <w:rsid w:val="0A6B778E"/>
    <w:rsid w:val="0A6FF628"/>
    <w:rsid w:val="0A807D38"/>
    <w:rsid w:val="0AF79CA8"/>
    <w:rsid w:val="0B07A88F"/>
    <w:rsid w:val="0B3246D4"/>
    <w:rsid w:val="0B45AF12"/>
    <w:rsid w:val="0B47A750"/>
    <w:rsid w:val="0B9602B6"/>
    <w:rsid w:val="0BBD98B0"/>
    <w:rsid w:val="0C54CF0E"/>
    <w:rsid w:val="0D1A6B73"/>
    <w:rsid w:val="0D781F39"/>
    <w:rsid w:val="0E62CFB4"/>
    <w:rsid w:val="0EB26CB2"/>
    <w:rsid w:val="0EB3CD78"/>
    <w:rsid w:val="0F26FC6C"/>
    <w:rsid w:val="0FA88DF2"/>
    <w:rsid w:val="0FA8BF5B"/>
    <w:rsid w:val="0FE1A577"/>
    <w:rsid w:val="1043132F"/>
    <w:rsid w:val="108F8CFD"/>
    <w:rsid w:val="10A0BBC6"/>
    <w:rsid w:val="10ADE61C"/>
    <w:rsid w:val="12416E2A"/>
    <w:rsid w:val="12BA4A03"/>
    <w:rsid w:val="12CDA7DA"/>
    <w:rsid w:val="12CF0032"/>
    <w:rsid w:val="12DA0729"/>
    <w:rsid w:val="13DA8762"/>
    <w:rsid w:val="13E1DF2E"/>
    <w:rsid w:val="141A2B4E"/>
    <w:rsid w:val="141DF587"/>
    <w:rsid w:val="14257D6B"/>
    <w:rsid w:val="14BAE3A9"/>
    <w:rsid w:val="14F57A02"/>
    <w:rsid w:val="1508048C"/>
    <w:rsid w:val="155DF8E9"/>
    <w:rsid w:val="15705818"/>
    <w:rsid w:val="158B34CF"/>
    <w:rsid w:val="159840C6"/>
    <w:rsid w:val="15FAB535"/>
    <w:rsid w:val="16252E94"/>
    <w:rsid w:val="165440FA"/>
    <w:rsid w:val="166CD1DF"/>
    <w:rsid w:val="1678BA79"/>
    <w:rsid w:val="16AE4E79"/>
    <w:rsid w:val="16AF0647"/>
    <w:rsid w:val="16B13156"/>
    <w:rsid w:val="16B68E2B"/>
    <w:rsid w:val="16D97413"/>
    <w:rsid w:val="16E86735"/>
    <w:rsid w:val="1704EC15"/>
    <w:rsid w:val="1723F9AD"/>
    <w:rsid w:val="1753A65F"/>
    <w:rsid w:val="176DAB61"/>
    <w:rsid w:val="177B708E"/>
    <w:rsid w:val="179D47E6"/>
    <w:rsid w:val="18239AA2"/>
    <w:rsid w:val="182FF376"/>
    <w:rsid w:val="18B41445"/>
    <w:rsid w:val="192EA5E2"/>
    <w:rsid w:val="1950254A"/>
    <w:rsid w:val="199AFD17"/>
    <w:rsid w:val="1A072479"/>
    <w:rsid w:val="1A23A619"/>
    <w:rsid w:val="1ACBBDE0"/>
    <w:rsid w:val="1B066A64"/>
    <w:rsid w:val="1B0CF629"/>
    <w:rsid w:val="1B3DFE41"/>
    <w:rsid w:val="1B91714C"/>
    <w:rsid w:val="1BBB91BD"/>
    <w:rsid w:val="1BF49DB1"/>
    <w:rsid w:val="1C2FF7D8"/>
    <w:rsid w:val="1C82CF9F"/>
    <w:rsid w:val="1D37FF1E"/>
    <w:rsid w:val="1D7DB5CF"/>
    <w:rsid w:val="1D9F1933"/>
    <w:rsid w:val="1EEDD349"/>
    <w:rsid w:val="1F55B020"/>
    <w:rsid w:val="1F63C3C9"/>
    <w:rsid w:val="1FE1DF38"/>
    <w:rsid w:val="1FE8CFA4"/>
    <w:rsid w:val="1FF90373"/>
    <w:rsid w:val="206331ED"/>
    <w:rsid w:val="208F4480"/>
    <w:rsid w:val="21071C0E"/>
    <w:rsid w:val="21468357"/>
    <w:rsid w:val="21BF365E"/>
    <w:rsid w:val="21C626CA"/>
    <w:rsid w:val="2239922C"/>
    <w:rsid w:val="226CA3D3"/>
    <w:rsid w:val="228F921C"/>
    <w:rsid w:val="22B2A9DA"/>
    <w:rsid w:val="22EE648B"/>
    <w:rsid w:val="2324E195"/>
    <w:rsid w:val="23F16A17"/>
    <w:rsid w:val="23F516AF"/>
    <w:rsid w:val="240292E0"/>
    <w:rsid w:val="24060985"/>
    <w:rsid w:val="24405067"/>
    <w:rsid w:val="24B12C13"/>
    <w:rsid w:val="2546187A"/>
    <w:rsid w:val="25633BEB"/>
    <w:rsid w:val="258D97E2"/>
    <w:rsid w:val="25EC43D5"/>
    <w:rsid w:val="262B304C"/>
    <w:rsid w:val="26491D0B"/>
    <w:rsid w:val="2662E8ED"/>
    <w:rsid w:val="26B324F1"/>
    <w:rsid w:val="26DA92CD"/>
    <w:rsid w:val="26F71CF5"/>
    <w:rsid w:val="271BFDE7"/>
    <w:rsid w:val="2762559C"/>
    <w:rsid w:val="27D626A0"/>
    <w:rsid w:val="284D8C4C"/>
    <w:rsid w:val="28D0A72E"/>
    <w:rsid w:val="28F9EC85"/>
    <w:rsid w:val="298846AC"/>
    <w:rsid w:val="2990CAAF"/>
    <w:rsid w:val="29CBEA16"/>
    <w:rsid w:val="2AAD99AD"/>
    <w:rsid w:val="2B099882"/>
    <w:rsid w:val="2B84CFAC"/>
    <w:rsid w:val="2BE320CE"/>
    <w:rsid w:val="2C28BAC8"/>
    <w:rsid w:val="2C2CDE15"/>
    <w:rsid w:val="2C865E47"/>
    <w:rsid w:val="2C8B610D"/>
    <w:rsid w:val="2C8C8FFD"/>
    <w:rsid w:val="2D3E7121"/>
    <w:rsid w:val="2D7A366A"/>
    <w:rsid w:val="2DE82FC7"/>
    <w:rsid w:val="2E33B180"/>
    <w:rsid w:val="2E37AA53"/>
    <w:rsid w:val="2E4B5C71"/>
    <w:rsid w:val="2E4F04EC"/>
    <w:rsid w:val="2EBC0CE2"/>
    <w:rsid w:val="2EDDF24F"/>
    <w:rsid w:val="2F0901C8"/>
    <w:rsid w:val="2F3914EC"/>
    <w:rsid w:val="2F86F485"/>
    <w:rsid w:val="2F8F13E1"/>
    <w:rsid w:val="30EA323A"/>
    <w:rsid w:val="310610B4"/>
    <w:rsid w:val="312AE442"/>
    <w:rsid w:val="312D4CBA"/>
    <w:rsid w:val="323D8F79"/>
    <w:rsid w:val="326F9CE9"/>
    <w:rsid w:val="32CC1178"/>
    <w:rsid w:val="330193F8"/>
    <w:rsid w:val="33102273"/>
    <w:rsid w:val="33152451"/>
    <w:rsid w:val="336CF3EA"/>
    <w:rsid w:val="337580A7"/>
    <w:rsid w:val="33E7D9BF"/>
    <w:rsid w:val="33FB2166"/>
    <w:rsid w:val="3414D741"/>
    <w:rsid w:val="3416E5AA"/>
    <w:rsid w:val="34324BE0"/>
    <w:rsid w:val="3461577C"/>
    <w:rsid w:val="34A454C5"/>
    <w:rsid w:val="34CEFFFA"/>
    <w:rsid w:val="355D8565"/>
    <w:rsid w:val="35AC1CB2"/>
    <w:rsid w:val="35C4ED01"/>
    <w:rsid w:val="35E79580"/>
    <w:rsid w:val="3623CB03"/>
    <w:rsid w:val="3626CAF3"/>
    <w:rsid w:val="362DBB5F"/>
    <w:rsid w:val="363934BA"/>
    <w:rsid w:val="36AA9C4B"/>
    <w:rsid w:val="36D16817"/>
    <w:rsid w:val="37370F47"/>
    <w:rsid w:val="37C58FB1"/>
    <w:rsid w:val="3818403A"/>
    <w:rsid w:val="381994D3"/>
    <w:rsid w:val="3879EDCA"/>
    <w:rsid w:val="38942507"/>
    <w:rsid w:val="389BC991"/>
    <w:rsid w:val="38D33241"/>
    <w:rsid w:val="38E2CEE9"/>
    <w:rsid w:val="39155179"/>
    <w:rsid w:val="3917A58E"/>
    <w:rsid w:val="395AD44D"/>
    <w:rsid w:val="39633BAA"/>
    <w:rsid w:val="39753632"/>
    <w:rsid w:val="3A34D76B"/>
    <w:rsid w:val="3A5147B9"/>
    <w:rsid w:val="3A535C9D"/>
    <w:rsid w:val="3B2AF83E"/>
    <w:rsid w:val="3B6FFD0E"/>
    <w:rsid w:val="3C68BF7E"/>
    <w:rsid w:val="3C76E3A7"/>
    <w:rsid w:val="3C9CAD6C"/>
    <w:rsid w:val="3CC87166"/>
    <w:rsid w:val="3CD593A8"/>
    <w:rsid w:val="3CE32613"/>
    <w:rsid w:val="3D743CE0"/>
    <w:rsid w:val="3E16E37B"/>
    <w:rsid w:val="3EC7E526"/>
    <w:rsid w:val="3ECE9924"/>
    <w:rsid w:val="3EF2E353"/>
    <w:rsid w:val="3EF5B789"/>
    <w:rsid w:val="3F074C6F"/>
    <w:rsid w:val="3F2AE675"/>
    <w:rsid w:val="3F3968C3"/>
    <w:rsid w:val="3F5C1D6F"/>
    <w:rsid w:val="3F897F98"/>
    <w:rsid w:val="3FB9D750"/>
    <w:rsid w:val="400C1863"/>
    <w:rsid w:val="4076684A"/>
    <w:rsid w:val="4092C172"/>
    <w:rsid w:val="4161F5B6"/>
    <w:rsid w:val="416E385F"/>
    <w:rsid w:val="41ADD80B"/>
    <w:rsid w:val="42343387"/>
    <w:rsid w:val="424DF238"/>
    <w:rsid w:val="424EC742"/>
    <w:rsid w:val="42500C5D"/>
    <w:rsid w:val="42C75DA3"/>
    <w:rsid w:val="42CAD34D"/>
    <w:rsid w:val="42D8B58D"/>
    <w:rsid w:val="43588F18"/>
    <w:rsid w:val="4365B85C"/>
    <w:rsid w:val="43A793DF"/>
    <w:rsid w:val="43BB3C41"/>
    <w:rsid w:val="43DEF912"/>
    <w:rsid w:val="43F6262E"/>
    <w:rsid w:val="441971B8"/>
    <w:rsid w:val="4437E0BF"/>
    <w:rsid w:val="44676DF7"/>
    <w:rsid w:val="447B969D"/>
    <w:rsid w:val="44ABCD6E"/>
    <w:rsid w:val="44EBA3F6"/>
    <w:rsid w:val="44F15BD5"/>
    <w:rsid w:val="44F358DE"/>
    <w:rsid w:val="455ACB48"/>
    <w:rsid w:val="45FB16C6"/>
    <w:rsid w:val="46381E26"/>
    <w:rsid w:val="46E132ED"/>
    <w:rsid w:val="46E303ED"/>
    <w:rsid w:val="47125E54"/>
    <w:rsid w:val="474186E5"/>
    <w:rsid w:val="4758E8DA"/>
    <w:rsid w:val="478024E0"/>
    <w:rsid w:val="47CD3A4F"/>
    <w:rsid w:val="47D16910"/>
    <w:rsid w:val="485A3E29"/>
    <w:rsid w:val="4877E2E7"/>
    <w:rsid w:val="48E42074"/>
    <w:rsid w:val="4978F3B9"/>
    <w:rsid w:val="4985CD53"/>
    <w:rsid w:val="4A2B153D"/>
    <w:rsid w:val="4A3430B8"/>
    <w:rsid w:val="4A4DD0BD"/>
    <w:rsid w:val="4B3B7033"/>
    <w:rsid w:val="4BEE8C64"/>
    <w:rsid w:val="4BFB6BFF"/>
    <w:rsid w:val="4BFC354D"/>
    <w:rsid w:val="4C019222"/>
    <w:rsid w:val="4C1DAD7F"/>
    <w:rsid w:val="4C5E0131"/>
    <w:rsid w:val="4CF5EC8D"/>
    <w:rsid w:val="4CFD57CB"/>
    <w:rsid w:val="4D05C69E"/>
    <w:rsid w:val="4D4C28EB"/>
    <w:rsid w:val="4D4D4D43"/>
    <w:rsid w:val="4D53D908"/>
    <w:rsid w:val="4D5BCF91"/>
    <w:rsid w:val="4D82057A"/>
    <w:rsid w:val="4DA180BD"/>
    <w:rsid w:val="4DCC09C7"/>
    <w:rsid w:val="4E015BE9"/>
    <w:rsid w:val="4E6BF7D9"/>
    <w:rsid w:val="4E6CABF7"/>
    <w:rsid w:val="4EBC2022"/>
    <w:rsid w:val="4ECFF547"/>
    <w:rsid w:val="4EF6CCA6"/>
    <w:rsid w:val="4F86E0A7"/>
    <w:rsid w:val="4F92BEA9"/>
    <w:rsid w:val="4FB1DB53"/>
    <w:rsid w:val="4FC1FF9D"/>
    <w:rsid w:val="4FD4EC3B"/>
    <w:rsid w:val="4FFB64CE"/>
    <w:rsid w:val="50908728"/>
    <w:rsid w:val="50B9736B"/>
    <w:rsid w:val="50BB0702"/>
    <w:rsid w:val="50F6C7D8"/>
    <w:rsid w:val="5114D030"/>
    <w:rsid w:val="51339D63"/>
    <w:rsid w:val="5185C787"/>
    <w:rsid w:val="52180792"/>
    <w:rsid w:val="52796DD4"/>
    <w:rsid w:val="530F565A"/>
    <w:rsid w:val="53897541"/>
    <w:rsid w:val="53FD2F98"/>
    <w:rsid w:val="541F7275"/>
    <w:rsid w:val="547E33D1"/>
    <w:rsid w:val="54AD2991"/>
    <w:rsid w:val="54D92AF4"/>
    <w:rsid w:val="5505EC08"/>
    <w:rsid w:val="55270B88"/>
    <w:rsid w:val="55B7E9D2"/>
    <w:rsid w:val="55D4B334"/>
    <w:rsid w:val="55E61F47"/>
    <w:rsid w:val="561313C6"/>
    <w:rsid w:val="56414038"/>
    <w:rsid w:val="56695BB7"/>
    <w:rsid w:val="568C901B"/>
    <w:rsid w:val="56D90EEE"/>
    <w:rsid w:val="56DD0AFD"/>
    <w:rsid w:val="56F4615F"/>
    <w:rsid w:val="56FCE65D"/>
    <w:rsid w:val="5740544D"/>
    <w:rsid w:val="57411303"/>
    <w:rsid w:val="57C907A8"/>
    <w:rsid w:val="57F7CB92"/>
    <w:rsid w:val="581147DB"/>
    <w:rsid w:val="58200E4F"/>
    <w:rsid w:val="58224F89"/>
    <w:rsid w:val="58262AD5"/>
    <w:rsid w:val="583EDF0A"/>
    <w:rsid w:val="5907348A"/>
    <w:rsid w:val="5910D152"/>
    <w:rsid w:val="5911F0EA"/>
    <w:rsid w:val="598B4AC1"/>
    <w:rsid w:val="59A01C05"/>
    <w:rsid w:val="59B2B89D"/>
    <w:rsid w:val="59D239EE"/>
    <w:rsid w:val="59E25FA9"/>
    <w:rsid w:val="5A107A97"/>
    <w:rsid w:val="5A11DEA0"/>
    <w:rsid w:val="5A9A80E8"/>
    <w:rsid w:val="5AF7BFC0"/>
    <w:rsid w:val="5B05B6C3"/>
    <w:rsid w:val="5B46F587"/>
    <w:rsid w:val="5B69978B"/>
    <w:rsid w:val="5BAE8E7A"/>
    <w:rsid w:val="5BB50FA7"/>
    <w:rsid w:val="5BCB0543"/>
    <w:rsid w:val="5C1092AF"/>
    <w:rsid w:val="5C6DDB5F"/>
    <w:rsid w:val="5CA8C707"/>
    <w:rsid w:val="5CBA2F42"/>
    <w:rsid w:val="5CD6A402"/>
    <w:rsid w:val="5D0ED2DE"/>
    <w:rsid w:val="5D159079"/>
    <w:rsid w:val="5D27C86A"/>
    <w:rsid w:val="5D5E8377"/>
    <w:rsid w:val="5D8CF085"/>
    <w:rsid w:val="5E446497"/>
    <w:rsid w:val="5E69758E"/>
    <w:rsid w:val="5E84F5F7"/>
    <w:rsid w:val="5EF625F3"/>
    <w:rsid w:val="5F150FCC"/>
    <w:rsid w:val="5FDB040F"/>
    <w:rsid w:val="60291BC9"/>
    <w:rsid w:val="603505F8"/>
    <w:rsid w:val="60429935"/>
    <w:rsid w:val="608A51CA"/>
    <w:rsid w:val="60B7EC69"/>
    <w:rsid w:val="60CF6464"/>
    <w:rsid w:val="60D95659"/>
    <w:rsid w:val="610711F3"/>
    <w:rsid w:val="614E868A"/>
    <w:rsid w:val="6192385E"/>
    <w:rsid w:val="61A76F44"/>
    <w:rsid w:val="61CA7D65"/>
    <w:rsid w:val="61F75E41"/>
    <w:rsid w:val="6257CEDF"/>
    <w:rsid w:val="628F2CF7"/>
    <w:rsid w:val="62AE3E0E"/>
    <w:rsid w:val="635FC201"/>
    <w:rsid w:val="63C87E51"/>
    <w:rsid w:val="63ECAED4"/>
    <w:rsid w:val="64198518"/>
    <w:rsid w:val="6427FD9F"/>
    <w:rsid w:val="6452E40F"/>
    <w:rsid w:val="64AA552C"/>
    <w:rsid w:val="650153DE"/>
    <w:rsid w:val="65705E8A"/>
    <w:rsid w:val="65C1337B"/>
    <w:rsid w:val="660FE4E8"/>
    <w:rsid w:val="66432ACD"/>
    <w:rsid w:val="665D8A25"/>
    <w:rsid w:val="667D563D"/>
    <w:rsid w:val="66AC7D03"/>
    <w:rsid w:val="66AD62F7"/>
    <w:rsid w:val="67241CC5"/>
    <w:rsid w:val="6773CE59"/>
    <w:rsid w:val="679376E8"/>
    <w:rsid w:val="67B09A59"/>
    <w:rsid w:val="67D15532"/>
    <w:rsid w:val="67E25E33"/>
    <w:rsid w:val="67FDE375"/>
    <w:rsid w:val="681D4240"/>
    <w:rsid w:val="68228D35"/>
    <w:rsid w:val="68811D55"/>
    <w:rsid w:val="68A9884B"/>
    <w:rsid w:val="68F20B0F"/>
    <w:rsid w:val="68FD3F8B"/>
    <w:rsid w:val="693E89E2"/>
    <w:rsid w:val="695900F7"/>
    <w:rsid w:val="6973D991"/>
    <w:rsid w:val="69848788"/>
    <w:rsid w:val="69E1AD4D"/>
    <w:rsid w:val="69F90BAF"/>
    <w:rsid w:val="6A058BC1"/>
    <w:rsid w:val="6A992C92"/>
    <w:rsid w:val="6AA96B4A"/>
    <w:rsid w:val="6AB6B5A5"/>
    <w:rsid w:val="6B037C79"/>
    <w:rsid w:val="6B311173"/>
    <w:rsid w:val="6B8C283F"/>
    <w:rsid w:val="6C2651D2"/>
    <w:rsid w:val="6C3004C5"/>
    <w:rsid w:val="6C984643"/>
    <w:rsid w:val="6D2A69A8"/>
    <w:rsid w:val="6D78FD5F"/>
    <w:rsid w:val="6DB15796"/>
    <w:rsid w:val="6DC2EC7C"/>
    <w:rsid w:val="6DC66228"/>
    <w:rsid w:val="6E6C8BEC"/>
    <w:rsid w:val="6EB745EC"/>
    <w:rsid w:val="6ECD144A"/>
    <w:rsid w:val="6FBE14B6"/>
    <w:rsid w:val="702C72BA"/>
    <w:rsid w:val="7035C00B"/>
    <w:rsid w:val="70430A66"/>
    <w:rsid w:val="704F6DD2"/>
    <w:rsid w:val="70FBCFCA"/>
    <w:rsid w:val="710327B0"/>
    <w:rsid w:val="710DA3AD"/>
    <w:rsid w:val="71122271"/>
    <w:rsid w:val="71265913"/>
    <w:rsid w:val="712C501D"/>
    <w:rsid w:val="715F1AAE"/>
    <w:rsid w:val="717F6648"/>
    <w:rsid w:val="718A1FF2"/>
    <w:rsid w:val="719EC70C"/>
    <w:rsid w:val="7252AAD0"/>
    <w:rsid w:val="726642BA"/>
    <w:rsid w:val="729BD1EF"/>
    <w:rsid w:val="734C7E69"/>
    <w:rsid w:val="7393093C"/>
    <w:rsid w:val="73BD4FCA"/>
    <w:rsid w:val="73C04EBF"/>
    <w:rsid w:val="746E6E1B"/>
    <w:rsid w:val="74AB1D75"/>
    <w:rsid w:val="74B65335"/>
    <w:rsid w:val="74D704B9"/>
    <w:rsid w:val="74D9557A"/>
    <w:rsid w:val="74DDDD6E"/>
    <w:rsid w:val="74E174D6"/>
    <w:rsid w:val="752B7F9E"/>
    <w:rsid w:val="7559C23B"/>
    <w:rsid w:val="757311D6"/>
    <w:rsid w:val="757CB0C8"/>
    <w:rsid w:val="75AE4A3F"/>
    <w:rsid w:val="75D24271"/>
    <w:rsid w:val="75E0B968"/>
    <w:rsid w:val="75EFA92C"/>
    <w:rsid w:val="76343F9C"/>
    <w:rsid w:val="76732CA2"/>
    <w:rsid w:val="76D6CE02"/>
    <w:rsid w:val="76F24AAB"/>
    <w:rsid w:val="77318AB6"/>
    <w:rsid w:val="7754A2DB"/>
    <w:rsid w:val="7759900A"/>
    <w:rsid w:val="7782917D"/>
    <w:rsid w:val="78870267"/>
    <w:rsid w:val="78A022F1"/>
    <w:rsid w:val="793FB42F"/>
    <w:rsid w:val="7A168587"/>
    <w:rsid w:val="7A2F2104"/>
    <w:rsid w:val="7A3EEDED"/>
    <w:rsid w:val="7A71BAD0"/>
    <w:rsid w:val="7A922CEB"/>
    <w:rsid w:val="7ADDAF9F"/>
    <w:rsid w:val="7B2DC4DF"/>
    <w:rsid w:val="7B3FAD59"/>
    <w:rsid w:val="7B5362B6"/>
    <w:rsid w:val="7B9C54B9"/>
    <w:rsid w:val="7BACC642"/>
    <w:rsid w:val="7BFA575F"/>
    <w:rsid w:val="7C593466"/>
    <w:rsid w:val="7C62E759"/>
    <w:rsid w:val="7C6DD3D4"/>
    <w:rsid w:val="7C7FA623"/>
    <w:rsid w:val="7C849E51"/>
    <w:rsid w:val="7C8631E8"/>
    <w:rsid w:val="7CB364AD"/>
    <w:rsid w:val="7CD37F49"/>
    <w:rsid w:val="7CD66F61"/>
    <w:rsid w:val="7D0BBD84"/>
    <w:rsid w:val="7D2D8C33"/>
    <w:rsid w:val="7D2F8163"/>
    <w:rsid w:val="7D6C8342"/>
    <w:rsid w:val="7D7ABF24"/>
    <w:rsid w:val="7DEA4B1D"/>
    <w:rsid w:val="7E1DD464"/>
    <w:rsid w:val="7E386F95"/>
    <w:rsid w:val="7E74926C"/>
    <w:rsid w:val="7F74ADD6"/>
    <w:rsid w:val="7F7C03E4"/>
    <w:rsid w:val="7F91B59C"/>
    <w:rsid w:val="7FC62CB3"/>
    <w:rsid w:val="7FDBF335"/>
    <w:rsid w:val="7FEC154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B0FCE402-886E-C142-AFC5-A22DB27D1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6B46"/>
    <w:rPr>
      <w:sz w:val="24"/>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13"/>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5"/>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6"/>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4"/>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A06892"/>
    <w:pPr>
      <w:numPr>
        <w:numId w:val="37"/>
      </w:num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14141F"/>
    <w:pPr>
      <w:numPr>
        <w:numId w:val="3"/>
      </w:numPr>
      <w:ind w:left="360"/>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8"/>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15"/>
      </w:numPr>
      <w:spacing w:before="260"/>
    </w:pPr>
    <w:rPr>
      <w:rFonts w:cs="Times New Roman"/>
      <w:bCs/>
      <w:iCs/>
      <w:szCs w:val="20"/>
    </w:rPr>
  </w:style>
  <w:style w:type="paragraph" w:customStyle="1" w:styleId="H2ConNoSpace">
    <w:name w:val="H2_Con NoSpace"/>
    <w:rsid w:val="0033583E"/>
    <w:pPr>
      <w:numPr>
        <w:numId w:val="9"/>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10"/>
      </w:numPr>
    </w:pPr>
  </w:style>
  <w:style w:type="paragraph" w:customStyle="1" w:styleId="H2Cont">
    <w:name w:val="H2_Cont"/>
    <w:rsid w:val="007C4B89"/>
    <w:pPr>
      <w:numPr>
        <w:numId w:val="40"/>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character" w:styleId="CommentReference">
    <w:name w:val="annotation reference"/>
    <w:basedOn w:val="DefaultParagraphFont"/>
    <w:semiHidden/>
    <w:unhideWhenUsed/>
    <w:rsid w:val="006621CC"/>
    <w:rPr>
      <w:sz w:val="16"/>
      <w:szCs w:val="16"/>
    </w:rPr>
  </w:style>
  <w:style w:type="paragraph" w:styleId="CommentText">
    <w:name w:val="annotation text"/>
    <w:basedOn w:val="Normal"/>
    <w:link w:val="CommentTextChar"/>
    <w:unhideWhenUsed/>
    <w:rsid w:val="006621CC"/>
    <w:rPr>
      <w:sz w:val="20"/>
      <w:szCs w:val="20"/>
    </w:rPr>
  </w:style>
  <w:style w:type="character" w:customStyle="1" w:styleId="CommentTextChar">
    <w:name w:val="Comment Text Char"/>
    <w:basedOn w:val="DefaultParagraphFont"/>
    <w:link w:val="CommentText"/>
    <w:rsid w:val="006621CC"/>
    <w:rPr>
      <w:lang w:val="en-US" w:eastAsia="en-US"/>
    </w:rPr>
  </w:style>
  <w:style w:type="paragraph" w:styleId="CommentSubject">
    <w:name w:val="annotation subject"/>
    <w:basedOn w:val="CommentText"/>
    <w:next w:val="CommentText"/>
    <w:link w:val="CommentSubjectChar"/>
    <w:semiHidden/>
    <w:unhideWhenUsed/>
    <w:rsid w:val="006621CC"/>
    <w:rPr>
      <w:b/>
      <w:bCs/>
    </w:rPr>
  </w:style>
  <w:style w:type="character" w:customStyle="1" w:styleId="CommentSubjectChar">
    <w:name w:val="Comment Subject Char"/>
    <w:basedOn w:val="CommentTextChar"/>
    <w:link w:val="CommentSubject"/>
    <w:semiHidden/>
    <w:rsid w:val="006621CC"/>
    <w:rPr>
      <w:b/>
      <w:bCs/>
      <w:lang w:val="en-US" w:eastAsia="en-US"/>
    </w:rPr>
  </w:style>
  <w:style w:type="paragraph" w:customStyle="1" w:styleId="REFBUL">
    <w:name w:val="REF_BUL"/>
    <w:basedOn w:val="PARA"/>
    <w:qFormat/>
    <w:rsid w:val="001C495F"/>
    <w:pPr>
      <w:numPr>
        <w:numId w:val="42"/>
      </w:numPr>
      <w:ind w:left="480" w:hanging="240"/>
    </w:pPr>
    <w:rPr>
      <w:i/>
    </w:rPr>
  </w:style>
  <w:style w:type="paragraph" w:customStyle="1" w:styleId="REFTxt">
    <w:name w:val="REF_Txt"/>
    <w:basedOn w:val="Normal"/>
    <w:qFormat/>
    <w:rsid w:val="001C495F"/>
    <w:pPr>
      <w:ind w:left="480"/>
      <w:jc w:val="both"/>
    </w:pPr>
    <w:rPr>
      <w:sz w:val="20"/>
      <w:szCs w:val="16"/>
    </w:rPr>
  </w:style>
  <w:style w:type="paragraph" w:customStyle="1" w:styleId="StyleREFTxt8ptItalic">
    <w:name w:val="Style REF_Txt + 8 pt Italic"/>
    <w:basedOn w:val="REFTxt"/>
    <w:rsid w:val="009116B8"/>
    <w:rPr>
      <w:i/>
      <w:iCs/>
    </w:rPr>
  </w:style>
  <w:style w:type="character" w:styleId="Emphasis">
    <w:name w:val="Emphasis"/>
    <w:basedOn w:val="DefaultParagraphFont"/>
    <w:uiPriority w:val="20"/>
    <w:qFormat/>
    <w:rsid w:val="00505C65"/>
    <w:rPr>
      <w:i/>
      <w:iCs/>
    </w:rPr>
  </w:style>
  <w:style w:type="character" w:styleId="UnresolvedMention">
    <w:name w:val="Unresolved Mention"/>
    <w:basedOn w:val="DefaultParagraphFont"/>
    <w:uiPriority w:val="99"/>
    <w:semiHidden/>
    <w:unhideWhenUsed/>
    <w:rsid w:val="002D7EBA"/>
    <w:rPr>
      <w:color w:val="605E5C"/>
      <w:shd w:val="clear" w:color="auto" w:fill="E1DFDD"/>
    </w:rPr>
  </w:style>
  <w:style w:type="character" w:styleId="EndnoteReference">
    <w:name w:val="endnote reference"/>
    <w:basedOn w:val="DefaultParagraphFont"/>
    <w:semiHidden/>
    <w:unhideWhenUsed/>
    <w:rsid w:val="00FD6192"/>
    <w:rPr>
      <w:vertAlign w:val="superscript"/>
    </w:rPr>
  </w:style>
  <w:style w:type="character" w:styleId="FollowedHyperlink">
    <w:name w:val="FollowedHyperlink"/>
    <w:basedOn w:val="DefaultParagraphFont"/>
    <w:semiHidden/>
    <w:unhideWhenUsed/>
    <w:rsid w:val="00FD6192"/>
    <w:rPr>
      <w:color w:val="800080" w:themeColor="followedHyperlink"/>
      <w:u w:val="single"/>
    </w:rPr>
  </w:style>
  <w:style w:type="paragraph" w:styleId="EndnoteText">
    <w:name w:val="endnote text"/>
    <w:basedOn w:val="Normal"/>
    <w:link w:val="EndnoteTextChar"/>
    <w:semiHidden/>
    <w:unhideWhenUsed/>
    <w:rsid w:val="001B2170"/>
    <w:rPr>
      <w:sz w:val="20"/>
      <w:szCs w:val="20"/>
    </w:rPr>
  </w:style>
  <w:style w:type="character" w:customStyle="1" w:styleId="EndnoteTextChar">
    <w:name w:val="Endnote Text Char"/>
    <w:basedOn w:val="DefaultParagraphFont"/>
    <w:link w:val="EndnoteText"/>
    <w:semiHidden/>
    <w:rsid w:val="001B2170"/>
    <w:rPr>
      <w:lang w:val="en-US" w:eastAsia="en-US"/>
    </w:rPr>
  </w:style>
  <w:style w:type="paragraph" w:styleId="Caption">
    <w:name w:val="caption"/>
    <w:basedOn w:val="Normal"/>
    <w:next w:val="Normal"/>
    <w:unhideWhenUsed/>
    <w:qFormat/>
    <w:rsid w:val="00BA0379"/>
    <w:pPr>
      <w:spacing w:after="200"/>
    </w:pPr>
    <w:rPr>
      <w:i/>
      <w:iCs/>
      <w:color w:val="1F497D" w:themeColor="text2"/>
      <w:sz w:val="18"/>
      <w:szCs w:val="18"/>
    </w:rPr>
  </w:style>
  <w:style w:type="paragraph" w:styleId="ListParagraph">
    <w:name w:val="List Paragraph"/>
    <w:basedOn w:val="Normal"/>
    <w:uiPriority w:val="34"/>
    <w:qFormat/>
    <w:rsid w:val="00DA1598"/>
    <w:pPr>
      <w:ind w:left="720"/>
      <w:contextualSpacing/>
    </w:pPr>
  </w:style>
  <w:style w:type="paragraph" w:styleId="NormalWeb">
    <w:name w:val="Normal (Web)"/>
    <w:basedOn w:val="Normal"/>
    <w:uiPriority w:val="99"/>
    <w:semiHidden/>
    <w:unhideWhenUsed/>
    <w:rsid w:val="00952247"/>
    <w:pPr>
      <w:spacing w:before="100" w:beforeAutospacing="1" w:after="100" w:afterAutospacing="1"/>
    </w:pPr>
  </w:style>
  <w:style w:type="paragraph" w:styleId="Revision">
    <w:name w:val="Revision"/>
    <w:hidden/>
    <w:uiPriority w:val="99"/>
    <w:semiHidden/>
    <w:rsid w:val="001E3841"/>
    <w:rPr>
      <w:sz w:val="24"/>
      <w:szCs w:val="24"/>
      <w:lang w:val="en-US" w:eastAsia="en-US"/>
    </w:rPr>
  </w:style>
  <w:style w:type="character" w:styleId="PlaceholderText">
    <w:name w:val="Placeholder Text"/>
    <w:basedOn w:val="DefaultParagraphFont"/>
    <w:uiPriority w:val="99"/>
    <w:semiHidden/>
    <w:rsid w:val="007E1A2B"/>
    <w:rPr>
      <w:color w:val="808080"/>
    </w:rPr>
  </w:style>
  <w:style w:type="character" w:styleId="PageNumber">
    <w:name w:val="page number"/>
    <w:basedOn w:val="DefaultParagraphFont"/>
    <w:semiHidden/>
    <w:unhideWhenUsed/>
    <w:rsid w:val="00844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565">
      <w:bodyDiv w:val="1"/>
      <w:marLeft w:val="0"/>
      <w:marRight w:val="0"/>
      <w:marTop w:val="0"/>
      <w:marBottom w:val="0"/>
      <w:divBdr>
        <w:top w:val="none" w:sz="0" w:space="0" w:color="auto"/>
        <w:left w:val="none" w:sz="0" w:space="0" w:color="auto"/>
        <w:bottom w:val="none" w:sz="0" w:space="0" w:color="auto"/>
        <w:right w:val="none" w:sz="0" w:space="0" w:color="auto"/>
      </w:divBdr>
    </w:div>
    <w:div w:id="151608331">
      <w:bodyDiv w:val="1"/>
      <w:marLeft w:val="0"/>
      <w:marRight w:val="0"/>
      <w:marTop w:val="0"/>
      <w:marBottom w:val="0"/>
      <w:divBdr>
        <w:top w:val="none" w:sz="0" w:space="0" w:color="auto"/>
        <w:left w:val="none" w:sz="0" w:space="0" w:color="auto"/>
        <w:bottom w:val="none" w:sz="0" w:space="0" w:color="auto"/>
        <w:right w:val="none" w:sz="0" w:space="0" w:color="auto"/>
      </w:divBdr>
      <w:divsChild>
        <w:div w:id="1302032819">
          <w:marLeft w:val="0"/>
          <w:marRight w:val="0"/>
          <w:marTop w:val="0"/>
          <w:marBottom w:val="0"/>
          <w:divBdr>
            <w:top w:val="none" w:sz="0" w:space="0" w:color="auto"/>
            <w:left w:val="none" w:sz="0" w:space="0" w:color="auto"/>
            <w:bottom w:val="none" w:sz="0" w:space="0" w:color="auto"/>
            <w:right w:val="none" w:sz="0" w:space="0" w:color="auto"/>
          </w:divBdr>
          <w:divsChild>
            <w:div w:id="43064010">
              <w:marLeft w:val="0"/>
              <w:marRight w:val="0"/>
              <w:marTop w:val="0"/>
              <w:marBottom w:val="0"/>
              <w:divBdr>
                <w:top w:val="none" w:sz="0" w:space="0" w:color="auto"/>
                <w:left w:val="none" w:sz="0" w:space="0" w:color="auto"/>
                <w:bottom w:val="none" w:sz="0" w:space="0" w:color="auto"/>
                <w:right w:val="none" w:sz="0" w:space="0" w:color="auto"/>
              </w:divBdr>
            </w:div>
            <w:div w:id="55857300">
              <w:marLeft w:val="0"/>
              <w:marRight w:val="0"/>
              <w:marTop w:val="0"/>
              <w:marBottom w:val="0"/>
              <w:divBdr>
                <w:top w:val="none" w:sz="0" w:space="0" w:color="auto"/>
                <w:left w:val="none" w:sz="0" w:space="0" w:color="auto"/>
                <w:bottom w:val="none" w:sz="0" w:space="0" w:color="auto"/>
                <w:right w:val="none" w:sz="0" w:space="0" w:color="auto"/>
              </w:divBdr>
            </w:div>
            <w:div w:id="153378213">
              <w:marLeft w:val="0"/>
              <w:marRight w:val="0"/>
              <w:marTop w:val="0"/>
              <w:marBottom w:val="0"/>
              <w:divBdr>
                <w:top w:val="none" w:sz="0" w:space="0" w:color="auto"/>
                <w:left w:val="none" w:sz="0" w:space="0" w:color="auto"/>
                <w:bottom w:val="none" w:sz="0" w:space="0" w:color="auto"/>
                <w:right w:val="none" w:sz="0" w:space="0" w:color="auto"/>
              </w:divBdr>
            </w:div>
            <w:div w:id="251085965">
              <w:marLeft w:val="0"/>
              <w:marRight w:val="0"/>
              <w:marTop w:val="0"/>
              <w:marBottom w:val="0"/>
              <w:divBdr>
                <w:top w:val="none" w:sz="0" w:space="0" w:color="auto"/>
                <w:left w:val="none" w:sz="0" w:space="0" w:color="auto"/>
                <w:bottom w:val="none" w:sz="0" w:space="0" w:color="auto"/>
                <w:right w:val="none" w:sz="0" w:space="0" w:color="auto"/>
              </w:divBdr>
            </w:div>
            <w:div w:id="256787726">
              <w:marLeft w:val="0"/>
              <w:marRight w:val="0"/>
              <w:marTop w:val="0"/>
              <w:marBottom w:val="0"/>
              <w:divBdr>
                <w:top w:val="none" w:sz="0" w:space="0" w:color="auto"/>
                <w:left w:val="none" w:sz="0" w:space="0" w:color="auto"/>
                <w:bottom w:val="none" w:sz="0" w:space="0" w:color="auto"/>
                <w:right w:val="none" w:sz="0" w:space="0" w:color="auto"/>
              </w:divBdr>
            </w:div>
            <w:div w:id="361713446">
              <w:marLeft w:val="0"/>
              <w:marRight w:val="0"/>
              <w:marTop w:val="0"/>
              <w:marBottom w:val="0"/>
              <w:divBdr>
                <w:top w:val="none" w:sz="0" w:space="0" w:color="auto"/>
                <w:left w:val="none" w:sz="0" w:space="0" w:color="auto"/>
                <w:bottom w:val="none" w:sz="0" w:space="0" w:color="auto"/>
                <w:right w:val="none" w:sz="0" w:space="0" w:color="auto"/>
              </w:divBdr>
            </w:div>
            <w:div w:id="385108636">
              <w:marLeft w:val="0"/>
              <w:marRight w:val="0"/>
              <w:marTop w:val="0"/>
              <w:marBottom w:val="0"/>
              <w:divBdr>
                <w:top w:val="none" w:sz="0" w:space="0" w:color="auto"/>
                <w:left w:val="none" w:sz="0" w:space="0" w:color="auto"/>
                <w:bottom w:val="none" w:sz="0" w:space="0" w:color="auto"/>
                <w:right w:val="none" w:sz="0" w:space="0" w:color="auto"/>
              </w:divBdr>
            </w:div>
            <w:div w:id="508376644">
              <w:marLeft w:val="0"/>
              <w:marRight w:val="0"/>
              <w:marTop w:val="0"/>
              <w:marBottom w:val="0"/>
              <w:divBdr>
                <w:top w:val="none" w:sz="0" w:space="0" w:color="auto"/>
                <w:left w:val="none" w:sz="0" w:space="0" w:color="auto"/>
                <w:bottom w:val="none" w:sz="0" w:space="0" w:color="auto"/>
                <w:right w:val="none" w:sz="0" w:space="0" w:color="auto"/>
              </w:divBdr>
            </w:div>
            <w:div w:id="595749737">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948049338">
              <w:marLeft w:val="0"/>
              <w:marRight w:val="0"/>
              <w:marTop w:val="0"/>
              <w:marBottom w:val="0"/>
              <w:divBdr>
                <w:top w:val="none" w:sz="0" w:space="0" w:color="auto"/>
                <w:left w:val="none" w:sz="0" w:space="0" w:color="auto"/>
                <w:bottom w:val="none" w:sz="0" w:space="0" w:color="auto"/>
                <w:right w:val="none" w:sz="0" w:space="0" w:color="auto"/>
              </w:divBdr>
            </w:div>
            <w:div w:id="974145293">
              <w:marLeft w:val="0"/>
              <w:marRight w:val="0"/>
              <w:marTop w:val="0"/>
              <w:marBottom w:val="0"/>
              <w:divBdr>
                <w:top w:val="none" w:sz="0" w:space="0" w:color="auto"/>
                <w:left w:val="none" w:sz="0" w:space="0" w:color="auto"/>
                <w:bottom w:val="none" w:sz="0" w:space="0" w:color="auto"/>
                <w:right w:val="none" w:sz="0" w:space="0" w:color="auto"/>
              </w:divBdr>
            </w:div>
            <w:div w:id="974873204">
              <w:marLeft w:val="0"/>
              <w:marRight w:val="0"/>
              <w:marTop w:val="0"/>
              <w:marBottom w:val="0"/>
              <w:divBdr>
                <w:top w:val="none" w:sz="0" w:space="0" w:color="auto"/>
                <w:left w:val="none" w:sz="0" w:space="0" w:color="auto"/>
                <w:bottom w:val="none" w:sz="0" w:space="0" w:color="auto"/>
                <w:right w:val="none" w:sz="0" w:space="0" w:color="auto"/>
              </w:divBdr>
            </w:div>
            <w:div w:id="1059135439">
              <w:marLeft w:val="0"/>
              <w:marRight w:val="0"/>
              <w:marTop w:val="0"/>
              <w:marBottom w:val="0"/>
              <w:divBdr>
                <w:top w:val="none" w:sz="0" w:space="0" w:color="auto"/>
                <w:left w:val="none" w:sz="0" w:space="0" w:color="auto"/>
                <w:bottom w:val="none" w:sz="0" w:space="0" w:color="auto"/>
                <w:right w:val="none" w:sz="0" w:space="0" w:color="auto"/>
              </w:divBdr>
            </w:div>
            <w:div w:id="1178693896">
              <w:marLeft w:val="0"/>
              <w:marRight w:val="0"/>
              <w:marTop w:val="0"/>
              <w:marBottom w:val="0"/>
              <w:divBdr>
                <w:top w:val="none" w:sz="0" w:space="0" w:color="auto"/>
                <w:left w:val="none" w:sz="0" w:space="0" w:color="auto"/>
                <w:bottom w:val="none" w:sz="0" w:space="0" w:color="auto"/>
                <w:right w:val="none" w:sz="0" w:space="0" w:color="auto"/>
              </w:divBdr>
            </w:div>
            <w:div w:id="1194885086">
              <w:marLeft w:val="0"/>
              <w:marRight w:val="0"/>
              <w:marTop w:val="0"/>
              <w:marBottom w:val="0"/>
              <w:divBdr>
                <w:top w:val="none" w:sz="0" w:space="0" w:color="auto"/>
                <w:left w:val="none" w:sz="0" w:space="0" w:color="auto"/>
                <w:bottom w:val="none" w:sz="0" w:space="0" w:color="auto"/>
                <w:right w:val="none" w:sz="0" w:space="0" w:color="auto"/>
              </w:divBdr>
            </w:div>
            <w:div w:id="1258173952">
              <w:marLeft w:val="0"/>
              <w:marRight w:val="0"/>
              <w:marTop w:val="0"/>
              <w:marBottom w:val="0"/>
              <w:divBdr>
                <w:top w:val="none" w:sz="0" w:space="0" w:color="auto"/>
                <w:left w:val="none" w:sz="0" w:space="0" w:color="auto"/>
                <w:bottom w:val="none" w:sz="0" w:space="0" w:color="auto"/>
                <w:right w:val="none" w:sz="0" w:space="0" w:color="auto"/>
              </w:divBdr>
            </w:div>
            <w:div w:id="1276669880">
              <w:marLeft w:val="0"/>
              <w:marRight w:val="0"/>
              <w:marTop w:val="0"/>
              <w:marBottom w:val="0"/>
              <w:divBdr>
                <w:top w:val="none" w:sz="0" w:space="0" w:color="auto"/>
                <w:left w:val="none" w:sz="0" w:space="0" w:color="auto"/>
                <w:bottom w:val="none" w:sz="0" w:space="0" w:color="auto"/>
                <w:right w:val="none" w:sz="0" w:space="0" w:color="auto"/>
              </w:divBdr>
            </w:div>
            <w:div w:id="1335452268">
              <w:marLeft w:val="0"/>
              <w:marRight w:val="0"/>
              <w:marTop w:val="0"/>
              <w:marBottom w:val="0"/>
              <w:divBdr>
                <w:top w:val="none" w:sz="0" w:space="0" w:color="auto"/>
                <w:left w:val="none" w:sz="0" w:space="0" w:color="auto"/>
                <w:bottom w:val="none" w:sz="0" w:space="0" w:color="auto"/>
                <w:right w:val="none" w:sz="0" w:space="0" w:color="auto"/>
              </w:divBdr>
            </w:div>
            <w:div w:id="1392196308">
              <w:marLeft w:val="0"/>
              <w:marRight w:val="0"/>
              <w:marTop w:val="0"/>
              <w:marBottom w:val="0"/>
              <w:divBdr>
                <w:top w:val="none" w:sz="0" w:space="0" w:color="auto"/>
                <w:left w:val="none" w:sz="0" w:space="0" w:color="auto"/>
                <w:bottom w:val="none" w:sz="0" w:space="0" w:color="auto"/>
                <w:right w:val="none" w:sz="0" w:space="0" w:color="auto"/>
              </w:divBdr>
            </w:div>
            <w:div w:id="1395665757">
              <w:marLeft w:val="0"/>
              <w:marRight w:val="0"/>
              <w:marTop w:val="0"/>
              <w:marBottom w:val="0"/>
              <w:divBdr>
                <w:top w:val="none" w:sz="0" w:space="0" w:color="auto"/>
                <w:left w:val="none" w:sz="0" w:space="0" w:color="auto"/>
                <w:bottom w:val="none" w:sz="0" w:space="0" w:color="auto"/>
                <w:right w:val="none" w:sz="0" w:space="0" w:color="auto"/>
              </w:divBdr>
            </w:div>
            <w:div w:id="1478917359">
              <w:marLeft w:val="0"/>
              <w:marRight w:val="0"/>
              <w:marTop w:val="0"/>
              <w:marBottom w:val="0"/>
              <w:divBdr>
                <w:top w:val="none" w:sz="0" w:space="0" w:color="auto"/>
                <w:left w:val="none" w:sz="0" w:space="0" w:color="auto"/>
                <w:bottom w:val="none" w:sz="0" w:space="0" w:color="auto"/>
                <w:right w:val="none" w:sz="0" w:space="0" w:color="auto"/>
              </w:divBdr>
            </w:div>
            <w:div w:id="1518235720">
              <w:marLeft w:val="0"/>
              <w:marRight w:val="0"/>
              <w:marTop w:val="0"/>
              <w:marBottom w:val="0"/>
              <w:divBdr>
                <w:top w:val="none" w:sz="0" w:space="0" w:color="auto"/>
                <w:left w:val="none" w:sz="0" w:space="0" w:color="auto"/>
                <w:bottom w:val="none" w:sz="0" w:space="0" w:color="auto"/>
                <w:right w:val="none" w:sz="0" w:space="0" w:color="auto"/>
              </w:divBdr>
            </w:div>
            <w:div w:id="1638410852">
              <w:marLeft w:val="0"/>
              <w:marRight w:val="0"/>
              <w:marTop w:val="0"/>
              <w:marBottom w:val="0"/>
              <w:divBdr>
                <w:top w:val="none" w:sz="0" w:space="0" w:color="auto"/>
                <w:left w:val="none" w:sz="0" w:space="0" w:color="auto"/>
                <w:bottom w:val="none" w:sz="0" w:space="0" w:color="auto"/>
                <w:right w:val="none" w:sz="0" w:space="0" w:color="auto"/>
              </w:divBdr>
            </w:div>
            <w:div w:id="1677733469">
              <w:marLeft w:val="0"/>
              <w:marRight w:val="0"/>
              <w:marTop w:val="0"/>
              <w:marBottom w:val="0"/>
              <w:divBdr>
                <w:top w:val="none" w:sz="0" w:space="0" w:color="auto"/>
                <w:left w:val="none" w:sz="0" w:space="0" w:color="auto"/>
                <w:bottom w:val="none" w:sz="0" w:space="0" w:color="auto"/>
                <w:right w:val="none" w:sz="0" w:space="0" w:color="auto"/>
              </w:divBdr>
            </w:div>
            <w:div w:id="1859731769">
              <w:marLeft w:val="0"/>
              <w:marRight w:val="0"/>
              <w:marTop w:val="0"/>
              <w:marBottom w:val="0"/>
              <w:divBdr>
                <w:top w:val="none" w:sz="0" w:space="0" w:color="auto"/>
                <w:left w:val="none" w:sz="0" w:space="0" w:color="auto"/>
                <w:bottom w:val="none" w:sz="0" w:space="0" w:color="auto"/>
                <w:right w:val="none" w:sz="0" w:space="0" w:color="auto"/>
              </w:divBdr>
            </w:div>
            <w:div w:id="1860971709">
              <w:marLeft w:val="0"/>
              <w:marRight w:val="0"/>
              <w:marTop w:val="0"/>
              <w:marBottom w:val="0"/>
              <w:divBdr>
                <w:top w:val="none" w:sz="0" w:space="0" w:color="auto"/>
                <w:left w:val="none" w:sz="0" w:space="0" w:color="auto"/>
                <w:bottom w:val="none" w:sz="0" w:space="0" w:color="auto"/>
                <w:right w:val="none" w:sz="0" w:space="0" w:color="auto"/>
              </w:divBdr>
            </w:div>
            <w:div w:id="1976131246">
              <w:marLeft w:val="0"/>
              <w:marRight w:val="0"/>
              <w:marTop w:val="0"/>
              <w:marBottom w:val="0"/>
              <w:divBdr>
                <w:top w:val="none" w:sz="0" w:space="0" w:color="auto"/>
                <w:left w:val="none" w:sz="0" w:space="0" w:color="auto"/>
                <w:bottom w:val="none" w:sz="0" w:space="0" w:color="auto"/>
                <w:right w:val="none" w:sz="0" w:space="0" w:color="auto"/>
              </w:divBdr>
            </w:div>
            <w:div w:id="2068144123">
              <w:marLeft w:val="0"/>
              <w:marRight w:val="0"/>
              <w:marTop w:val="0"/>
              <w:marBottom w:val="0"/>
              <w:divBdr>
                <w:top w:val="none" w:sz="0" w:space="0" w:color="auto"/>
                <w:left w:val="none" w:sz="0" w:space="0" w:color="auto"/>
                <w:bottom w:val="none" w:sz="0" w:space="0" w:color="auto"/>
                <w:right w:val="none" w:sz="0" w:space="0" w:color="auto"/>
              </w:divBdr>
            </w:div>
            <w:div w:id="21433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5628">
      <w:bodyDiv w:val="1"/>
      <w:marLeft w:val="0"/>
      <w:marRight w:val="0"/>
      <w:marTop w:val="0"/>
      <w:marBottom w:val="0"/>
      <w:divBdr>
        <w:top w:val="none" w:sz="0" w:space="0" w:color="auto"/>
        <w:left w:val="none" w:sz="0" w:space="0" w:color="auto"/>
        <w:bottom w:val="none" w:sz="0" w:space="0" w:color="auto"/>
        <w:right w:val="none" w:sz="0" w:space="0" w:color="auto"/>
      </w:divBdr>
      <w:divsChild>
        <w:div w:id="120657448">
          <w:marLeft w:val="360"/>
          <w:marRight w:val="0"/>
          <w:marTop w:val="0"/>
          <w:marBottom w:val="0"/>
          <w:divBdr>
            <w:top w:val="none" w:sz="0" w:space="0" w:color="auto"/>
            <w:left w:val="none" w:sz="0" w:space="0" w:color="auto"/>
            <w:bottom w:val="none" w:sz="0" w:space="0" w:color="auto"/>
            <w:right w:val="none" w:sz="0" w:space="0" w:color="auto"/>
          </w:divBdr>
        </w:div>
      </w:divsChild>
    </w:div>
    <w:div w:id="382871085">
      <w:bodyDiv w:val="1"/>
      <w:marLeft w:val="0"/>
      <w:marRight w:val="0"/>
      <w:marTop w:val="0"/>
      <w:marBottom w:val="0"/>
      <w:divBdr>
        <w:top w:val="none" w:sz="0" w:space="0" w:color="auto"/>
        <w:left w:val="none" w:sz="0" w:space="0" w:color="auto"/>
        <w:bottom w:val="none" w:sz="0" w:space="0" w:color="auto"/>
        <w:right w:val="none" w:sz="0" w:space="0" w:color="auto"/>
      </w:divBdr>
      <w:divsChild>
        <w:div w:id="504173536">
          <w:marLeft w:val="446"/>
          <w:marRight w:val="0"/>
          <w:marTop w:val="0"/>
          <w:marBottom w:val="0"/>
          <w:divBdr>
            <w:top w:val="none" w:sz="0" w:space="0" w:color="auto"/>
            <w:left w:val="none" w:sz="0" w:space="0" w:color="auto"/>
            <w:bottom w:val="none" w:sz="0" w:space="0" w:color="auto"/>
            <w:right w:val="none" w:sz="0" w:space="0" w:color="auto"/>
          </w:divBdr>
        </w:div>
      </w:divsChild>
    </w:div>
    <w:div w:id="424422405">
      <w:bodyDiv w:val="1"/>
      <w:marLeft w:val="0"/>
      <w:marRight w:val="0"/>
      <w:marTop w:val="0"/>
      <w:marBottom w:val="0"/>
      <w:divBdr>
        <w:top w:val="none" w:sz="0" w:space="0" w:color="auto"/>
        <w:left w:val="none" w:sz="0" w:space="0" w:color="auto"/>
        <w:bottom w:val="none" w:sz="0" w:space="0" w:color="auto"/>
        <w:right w:val="none" w:sz="0" w:space="0" w:color="auto"/>
      </w:divBdr>
      <w:divsChild>
        <w:div w:id="646477022">
          <w:marLeft w:val="360"/>
          <w:marRight w:val="0"/>
          <w:marTop w:val="0"/>
          <w:marBottom w:val="0"/>
          <w:divBdr>
            <w:top w:val="none" w:sz="0" w:space="0" w:color="auto"/>
            <w:left w:val="none" w:sz="0" w:space="0" w:color="auto"/>
            <w:bottom w:val="none" w:sz="0" w:space="0" w:color="auto"/>
            <w:right w:val="none" w:sz="0" w:space="0" w:color="auto"/>
          </w:divBdr>
        </w:div>
      </w:divsChild>
    </w:div>
    <w:div w:id="489056158">
      <w:bodyDiv w:val="1"/>
      <w:marLeft w:val="0"/>
      <w:marRight w:val="0"/>
      <w:marTop w:val="0"/>
      <w:marBottom w:val="0"/>
      <w:divBdr>
        <w:top w:val="none" w:sz="0" w:space="0" w:color="auto"/>
        <w:left w:val="none" w:sz="0" w:space="0" w:color="auto"/>
        <w:bottom w:val="none" w:sz="0" w:space="0" w:color="auto"/>
        <w:right w:val="none" w:sz="0" w:space="0" w:color="auto"/>
      </w:divBdr>
      <w:divsChild>
        <w:div w:id="894857131">
          <w:marLeft w:val="446"/>
          <w:marRight w:val="0"/>
          <w:marTop w:val="317"/>
          <w:marBottom w:val="0"/>
          <w:divBdr>
            <w:top w:val="none" w:sz="0" w:space="0" w:color="auto"/>
            <w:left w:val="none" w:sz="0" w:space="0" w:color="auto"/>
            <w:bottom w:val="none" w:sz="0" w:space="0" w:color="auto"/>
            <w:right w:val="none" w:sz="0" w:space="0" w:color="auto"/>
          </w:divBdr>
        </w:div>
      </w:divsChild>
    </w:div>
    <w:div w:id="576356077">
      <w:bodyDiv w:val="1"/>
      <w:marLeft w:val="0"/>
      <w:marRight w:val="0"/>
      <w:marTop w:val="0"/>
      <w:marBottom w:val="0"/>
      <w:divBdr>
        <w:top w:val="none" w:sz="0" w:space="0" w:color="auto"/>
        <w:left w:val="none" w:sz="0" w:space="0" w:color="auto"/>
        <w:bottom w:val="none" w:sz="0" w:space="0" w:color="auto"/>
        <w:right w:val="none" w:sz="0" w:space="0" w:color="auto"/>
      </w:divBdr>
    </w:div>
    <w:div w:id="799304546">
      <w:bodyDiv w:val="1"/>
      <w:marLeft w:val="0"/>
      <w:marRight w:val="0"/>
      <w:marTop w:val="0"/>
      <w:marBottom w:val="0"/>
      <w:divBdr>
        <w:top w:val="none" w:sz="0" w:space="0" w:color="auto"/>
        <w:left w:val="none" w:sz="0" w:space="0" w:color="auto"/>
        <w:bottom w:val="none" w:sz="0" w:space="0" w:color="auto"/>
        <w:right w:val="none" w:sz="0" w:space="0" w:color="auto"/>
      </w:divBdr>
      <w:divsChild>
        <w:div w:id="1076785601">
          <w:marLeft w:val="446"/>
          <w:marRight w:val="0"/>
          <w:marTop w:val="0"/>
          <w:marBottom w:val="0"/>
          <w:divBdr>
            <w:top w:val="none" w:sz="0" w:space="0" w:color="auto"/>
            <w:left w:val="none" w:sz="0" w:space="0" w:color="auto"/>
            <w:bottom w:val="none" w:sz="0" w:space="0" w:color="auto"/>
            <w:right w:val="none" w:sz="0" w:space="0" w:color="auto"/>
          </w:divBdr>
        </w:div>
      </w:divsChild>
    </w:div>
    <w:div w:id="838813696">
      <w:bodyDiv w:val="1"/>
      <w:marLeft w:val="0"/>
      <w:marRight w:val="0"/>
      <w:marTop w:val="0"/>
      <w:marBottom w:val="0"/>
      <w:divBdr>
        <w:top w:val="none" w:sz="0" w:space="0" w:color="auto"/>
        <w:left w:val="none" w:sz="0" w:space="0" w:color="auto"/>
        <w:bottom w:val="none" w:sz="0" w:space="0" w:color="auto"/>
        <w:right w:val="none" w:sz="0" w:space="0" w:color="auto"/>
      </w:divBdr>
    </w:div>
    <w:div w:id="888106543">
      <w:bodyDiv w:val="1"/>
      <w:marLeft w:val="0"/>
      <w:marRight w:val="0"/>
      <w:marTop w:val="0"/>
      <w:marBottom w:val="0"/>
      <w:divBdr>
        <w:top w:val="none" w:sz="0" w:space="0" w:color="auto"/>
        <w:left w:val="none" w:sz="0" w:space="0" w:color="auto"/>
        <w:bottom w:val="none" w:sz="0" w:space="0" w:color="auto"/>
        <w:right w:val="none" w:sz="0" w:space="0" w:color="auto"/>
      </w:divBdr>
    </w:div>
    <w:div w:id="1042628531">
      <w:bodyDiv w:val="1"/>
      <w:marLeft w:val="0"/>
      <w:marRight w:val="0"/>
      <w:marTop w:val="0"/>
      <w:marBottom w:val="0"/>
      <w:divBdr>
        <w:top w:val="none" w:sz="0" w:space="0" w:color="auto"/>
        <w:left w:val="none" w:sz="0" w:space="0" w:color="auto"/>
        <w:bottom w:val="none" w:sz="0" w:space="0" w:color="auto"/>
        <w:right w:val="none" w:sz="0" w:space="0" w:color="auto"/>
      </w:divBdr>
      <w:divsChild>
        <w:div w:id="239562739">
          <w:marLeft w:val="720"/>
          <w:marRight w:val="0"/>
          <w:marTop w:val="0"/>
          <w:marBottom w:val="0"/>
          <w:divBdr>
            <w:top w:val="none" w:sz="0" w:space="0" w:color="auto"/>
            <w:left w:val="none" w:sz="0" w:space="0" w:color="auto"/>
            <w:bottom w:val="none" w:sz="0" w:space="0" w:color="auto"/>
            <w:right w:val="none" w:sz="0" w:space="0" w:color="auto"/>
          </w:divBdr>
        </w:div>
        <w:div w:id="1623226476">
          <w:marLeft w:val="720"/>
          <w:marRight w:val="0"/>
          <w:marTop w:val="0"/>
          <w:marBottom w:val="0"/>
          <w:divBdr>
            <w:top w:val="none" w:sz="0" w:space="0" w:color="auto"/>
            <w:left w:val="none" w:sz="0" w:space="0" w:color="auto"/>
            <w:bottom w:val="none" w:sz="0" w:space="0" w:color="auto"/>
            <w:right w:val="none" w:sz="0" w:space="0" w:color="auto"/>
          </w:divBdr>
        </w:div>
        <w:div w:id="1977441945">
          <w:marLeft w:val="720"/>
          <w:marRight w:val="0"/>
          <w:marTop w:val="0"/>
          <w:marBottom w:val="0"/>
          <w:divBdr>
            <w:top w:val="none" w:sz="0" w:space="0" w:color="auto"/>
            <w:left w:val="none" w:sz="0" w:space="0" w:color="auto"/>
            <w:bottom w:val="none" w:sz="0" w:space="0" w:color="auto"/>
            <w:right w:val="none" w:sz="0" w:space="0" w:color="auto"/>
          </w:divBdr>
        </w:div>
      </w:divsChild>
    </w:div>
    <w:div w:id="1045637296">
      <w:bodyDiv w:val="1"/>
      <w:marLeft w:val="0"/>
      <w:marRight w:val="0"/>
      <w:marTop w:val="0"/>
      <w:marBottom w:val="0"/>
      <w:divBdr>
        <w:top w:val="none" w:sz="0" w:space="0" w:color="auto"/>
        <w:left w:val="none" w:sz="0" w:space="0" w:color="auto"/>
        <w:bottom w:val="none" w:sz="0" w:space="0" w:color="auto"/>
        <w:right w:val="none" w:sz="0" w:space="0" w:color="auto"/>
      </w:divBdr>
    </w:div>
    <w:div w:id="1073506333">
      <w:bodyDiv w:val="1"/>
      <w:marLeft w:val="0"/>
      <w:marRight w:val="0"/>
      <w:marTop w:val="0"/>
      <w:marBottom w:val="0"/>
      <w:divBdr>
        <w:top w:val="none" w:sz="0" w:space="0" w:color="auto"/>
        <w:left w:val="none" w:sz="0" w:space="0" w:color="auto"/>
        <w:bottom w:val="none" w:sz="0" w:space="0" w:color="auto"/>
        <w:right w:val="none" w:sz="0" w:space="0" w:color="auto"/>
      </w:divBdr>
      <w:divsChild>
        <w:div w:id="1390423605">
          <w:marLeft w:val="360"/>
          <w:marRight w:val="0"/>
          <w:marTop w:val="0"/>
          <w:marBottom w:val="0"/>
          <w:divBdr>
            <w:top w:val="none" w:sz="0" w:space="0" w:color="auto"/>
            <w:left w:val="none" w:sz="0" w:space="0" w:color="auto"/>
            <w:bottom w:val="none" w:sz="0" w:space="0" w:color="auto"/>
            <w:right w:val="none" w:sz="0" w:space="0" w:color="auto"/>
          </w:divBdr>
        </w:div>
      </w:divsChild>
    </w:div>
    <w:div w:id="1079519335">
      <w:bodyDiv w:val="1"/>
      <w:marLeft w:val="0"/>
      <w:marRight w:val="0"/>
      <w:marTop w:val="0"/>
      <w:marBottom w:val="0"/>
      <w:divBdr>
        <w:top w:val="none" w:sz="0" w:space="0" w:color="auto"/>
        <w:left w:val="none" w:sz="0" w:space="0" w:color="auto"/>
        <w:bottom w:val="none" w:sz="0" w:space="0" w:color="auto"/>
        <w:right w:val="none" w:sz="0" w:space="0" w:color="auto"/>
      </w:divBdr>
    </w:div>
    <w:div w:id="1087460321">
      <w:bodyDiv w:val="1"/>
      <w:marLeft w:val="0"/>
      <w:marRight w:val="0"/>
      <w:marTop w:val="0"/>
      <w:marBottom w:val="0"/>
      <w:divBdr>
        <w:top w:val="none" w:sz="0" w:space="0" w:color="auto"/>
        <w:left w:val="none" w:sz="0" w:space="0" w:color="auto"/>
        <w:bottom w:val="none" w:sz="0" w:space="0" w:color="auto"/>
        <w:right w:val="none" w:sz="0" w:space="0" w:color="auto"/>
      </w:divBdr>
      <w:divsChild>
        <w:div w:id="1111170142">
          <w:marLeft w:val="360"/>
          <w:marRight w:val="0"/>
          <w:marTop w:val="0"/>
          <w:marBottom w:val="0"/>
          <w:divBdr>
            <w:top w:val="none" w:sz="0" w:space="0" w:color="auto"/>
            <w:left w:val="none" w:sz="0" w:space="0" w:color="auto"/>
            <w:bottom w:val="none" w:sz="0" w:space="0" w:color="auto"/>
            <w:right w:val="none" w:sz="0" w:space="0" w:color="auto"/>
          </w:divBdr>
        </w:div>
      </w:divsChild>
    </w:div>
    <w:div w:id="1238901755">
      <w:bodyDiv w:val="1"/>
      <w:marLeft w:val="0"/>
      <w:marRight w:val="0"/>
      <w:marTop w:val="0"/>
      <w:marBottom w:val="0"/>
      <w:divBdr>
        <w:top w:val="none" w:sz="0" w:space="0" w:color="auto"/>
        <w:left w:val="none" w:sz="0" w:space="0" w:color="auto"/>
        <w:bottom w:val="none" w:sz="0" w:space="0" w:color="auto"/>
        <w:right w:val="none" w:sz="0" w:space="0" w:color="auto"/>
      </w:divBdr>
      <w:divsChild>
        <w:div w:id="1627851805">
          <w:marLeft w:val="547"/>
          <w:marRight w:val="0"/>
          <w:marTop w:val="4"/>
          <w:marBottom w:val="0"/>
          <w:divBdr>
            <w:top w:val="none" w:sz="0" w:space="0" w:color="auto"/>
            <w:left w:val="none" w:sz="0" w:space="0" w:color="auto"/>
            <w:bottom w:val="none" w:sz="0" w:space="0" w:color="auto"/>
            <w:right w:val="none" w:sz="0" w:space="0" w:color="auto"/>
          </w:divBdr>
        </w:div>
      </w:divsChild>
    </w:div>
    <w:div w:id="1357848132">
      <w:bodyDiv w:val="1"/>
      <w:marLeft w:val="0"/>
      <w:marRight w:val="0"/>
      <w:marTop w:val="0"/>
      <w:marBottom w:val="0"/>
      <w:divBdr>
        <w:top w:val="none" w:sz="0" w:space="0" w:color="auto"/>
        <w:left w:val="none" w:sz="0" w:space="0" w:color="auto"/>
        <w:bottom w:val="none" w:sz="0" w:space="0" w:color="auto"/>
        <w:right w:val="none" w:sz="0" w:space="0" w:color="auto"/>
      </w:divBdr>
    </w:div>
    <w:div w:id="1374574006">
      <w:bodyDiv w:val="1"/>
      <w:marLeft w:val="0"/>
      <w:marRight w:val="0"/>
      <w:marTop w:val="0"/>
      <w:marBottom w:val="0"/>
      <w:divBdr>
        <w:top w:val="none" w:sz="0" w:space="0" w:color="auto"/>
        <w:left w:val="none" w:sz="0" w:space="0" w:color="auto"/>
        <w:bottom w:val="none" w:sz="0" w:space="0" w:color="auto"/>
        <w:right w:val="none" w:sz="0" w:space="0" w:color="auto"/>
      </w:divBdr>
    </w:div>
    <w:div w:id="1480071890">
      <w:bodyDiv w:val="1"/>
      <w:marLeft w:val="0"/>
      <w:marRight w:val="0"/>
      <w:marTop w:val="0"/>
      <w:marBottom w:val="0"/>
      <w:divBdr>
        <w:top w:val="none" w:sz="0" w:space="0" w:color="auto"/>
        <w:left w:val="none" w:sz="0" w:space="0" w:color="auto"/>
        <w:bottom w:val="none" w:sz="0" w:space="0" w:color="auto"/>
        <w:right w:val="none" w:sz="0" w:space="0" w:color="auto"/>
      </w:divBdr>
      <w:divsChild>
        <w:div w:id="1906180352">
          <w:marLeft w:val="547"/>
          <w:marRight w:val="0"/>
          <w:marTop w:val="4"/>
          <w:marBottom w:val="0"/>
          <w:divBdr>
            <w:top w:val="none" w:sz="0" w:space="0" w:color="auto"/>
            <w:left w:val="none" w:sz="0" w:space="0" w:color="auto"/>
            <w:bottom w:val="none" w:sz="0" w:space="0" w:color="auto"/>
            <w:right w:val="none" w:sz="0" w:space="0" w:color="auto"/>
          </w:divBdr>
        </w:div>
      </w:divsChild>
    </w:div>
    <w:div w:id="1560363295">
      <w:bodyDiv w:val="1"/>
      <w:marLeft w:val="0"/>
      <w:marRight w:val="0"/>
      <w:marTop w:val="0"/>
      <w:marBottom w:val="0"/>
      <w:divBdr>
        <w:top w:val="none" w:sz="0" w:space="0" w:color="auto"/>
        <w:left w:val="none" w:sz="0" w:space="0" w:color="auto"/>
        <w:bottom w:val="none" w:sz="0" w:space="0" w:color="auto"/>
        <w:right w:val="none" w:sz="0" w:space="0" w:color="auto"/>
      </w:divBdr>
    </w:div>
    <w:div w:id="1582716922">
      <w:bodyDiv w:val="1"/>
      <w:marLeft w:val="0"/>
      <w:marRight w:val="0"/>
      <w:marTop w:val="0"/>
      <w:marBottom w:val="0"/>
      <w:divBdr>
        <w:top w:val="none" w:sz="0" w:space="0" w:color="auto"/>
        <w:left w:val="none" w:sz="0" w:space="0" w:color="auto"/>
        <w:bottom w:val="none" w:sz="0" w:space="0" w:color="auto"/>
        <w:right w:val="none" w:sz="0" w:space="0" w:color="auto"/>
      </w:divBdr>
      <w:divsChild>
        <w:div w:id="440032995">
          <w:marLeft w:val="446"/>
          <w:marRight w:val="0"/>
          <w:marTop w:val="0"/>
          <w:marBottom w:val="0"/>
          <w:divBdr>
            <w:top w:val="none" w:sz="0" w:space="0" w:color="auto"/>
            <w:left w:val="none" w:sz="0" w:space="0" w:color="auto"/>
            <w:bottom w:val="none" w:sz="0" w:space="0" w:color="auto"/>
            <w:right w:val="none" w:sz="0" w:space="0" w:color="auto"/>
          </w:divBdr>
        </w:div>
      </w:divsChild>
    </w:div>
    <w:div w:id="1586644842">
      <w:bodyDiv w:val="1"/>
      <w:marLeft w:val="0"/>
      <w:marRight w:val="0"/>
      <w:marTop w:val="0"/>
      <w:marBottom w:val="0"/>
      <w:divBdr>
        <w:top w:val="none" w:sz="0" w:space="0" w:color="auto"/>
        <w:left w:val="none" w:sz="0" w:space="0" w:color="auto"/>
        <w:bottom w:val="none" w:sz="0" w:space="0" w:color="auto"/>
        <w:right w:val="none" w:sz="0" w:space="0" w:color="auto"/>
      </w:divBdr>
      <w:divsChild>
        <w:div w:id="897205695">
          <w:marLeft w:val="360"/>
          <w:marRight w:val="0"/>
          <w:marTop w:val="0"/>
          <w:marBottom w:val="0"/>
          <w:divBdr>
            <w:top w:val="none" w:sz="0" w:space="0" w:color="auto"/>
            <w:left w:val="none" w:sz="0" w:space="0" w:color="auto"/>
            <w:bottom w:val="none" w:sz="0" w:space="0" w:color="auto"/>
            <w:right w:val="none" w:sz="0" w:space="0" w:color="auto"/>
          </w:divBdr>
        </w:div>
      </w:divsChild>
    </w:div>
    <w:div w:id="1627857310">
      <w:bodyDiv w:val="1"/>
      <w:marLeft w:val="0"/>
      <w:marRight w:val="0"/>
      <w:marTop w:val="0"/>
      <w:marBottom w:val="0"/>
      <w:divBdr>
        <w:top w:val="none" w:sz="0" w:space="0" w:color="auto"/>
        <w:left w:val="none" w:sz="0" w:space="0" w:color="auto"/>
        <w:bottom w:val="none" w:sz="0" w:space="0" w:color="auto"/>
        <w:right w:val="none" w:sz="0" w:space="0" w:color="auto"/>
      </w:divBdr>
    </w:div>
    <w:div w:id="1648048222">
      <w:bodyDiv w:val="1"/>
      <w:marLeft w:val="0"/>
      <w:marRight w:val="0"/>
      <w:marTop w:val="0"/>
      <w:marBottom w:val="0"/>
      <w:divBdr>
        <w:top w:val="none" w:sz="0" w:space="0" w:color="auto"/>
        <w:left w:val="none" w:sz="0" w:space="0" w:color="auto"/>
        <w:bottom w:val="none" w:sz="0" w:space="0" w:color="auto"/>
        <w:right w:val="none" w:sz="0" w:space="0" w:color="auto"/>
      </w:divBdr>
      <w:divsChild>
        <w:div w:id="1858109231">
          <w:marLeft w:val="547"/>
          <w:marRight w:val="0"/>
          <w:marTop w:val="4"/>
          <w:marBottom w:val="0"/>
          <w:divBdr>
            <w:top w:val="none" w:sz="0" w:space="0" w:color="auto"/>
            <w:left w:val="none" w:sz="0" w:space="0" w:color="auto"/>
            <w:bottom w:val="none" w:sz="0" w:space="0" w:color="auto"/>
            <w:right w:val="none" w:sz="0" w:space="0" w:color="auto"/>
          </w:divBdr>
        </w:div>
      </w:divsChild>
    </w:div>
    <w:div w:id="1780222592">
      <w:bodyDiv w:val="1"/>
      <w:marLeft w:val="0"/>
      <w:marRight w:val="0"/>
      <w:marTop w:val="0"/>
      <w:marBottom w:val="0"/>
      <w:divBdr>
        <w:top w:val="none" w:sz="0" w:space="0" w:color="auto"/>
        <w:left w:val="none" w:sz="0" w:space="0" w:color="auto"/>
        <w:bottom w:val="none" w:sz="0" w:space="0" w:color="auto"/>
        <w:right w:val="none" w:sz="0" w:space="0" w:color="auto"/>
      </w:divBdr>
      <w:divsChild>
        <w:div w:id="1029798620">
          <w:marLeft w:val="446"/>
          <w:marRight w:val="0"/>
          <w:marTop w:val="0"/>
          <w:marBottom w:val="0"/>
          <w:divBdr>
            <w:top w:val="none" w:sz="0" w:space="0" w:color="auto"/>
            <w:left w:val="none" w:sz="0" w:space="0" w:color="auto"/>
            <w:bottom w:val="none" w:sz="0" w:space="0" w:color="auto"/>
            <w:right w:val="none" w:sz="0" w:space="0" w:color="auto"/>
          </w:divBdr>
        </w:div>
      </w:divsChild>
    </w:div>
    <w:div w:id="2088841079">
      <w:bodyDiv w:val="1"/>
      <w:marLeft w:val="0"/>
      <w:marRight w:val="0"/>
      <w:marTop w:val="0"/>
      <w:marBottom w:val="0"/>
      <w:divBdr>
        <w:top w:val="none" w:sz="0" w:space="0" w:color="auto"/>
        <w:left w:val="none" w:sz="0" w:space="0" w:color="auto"/>
        <w:bottom w:val="none" w:sz="0" w:space="0" w:color="auto"/>
        <w:right w:val="none" w:sz="0" w:space="0" w:color="auto"/>
      </w:divBdr>
      <w:divsChild>
        <w:div w:id="2108769465">
          <w:marLeft w:val="446"/>
          <w:marRight w:val="0"/>
          <w:marTop w:val="96"/>
          <w:marBottom w:val="0"/>
          <w:divBdr>
            <w:top w:val="none" w:sz="0" w:space="0" w:color="auto"/>
            <w:left w:val="none" w:sz="0" w:space="0" w:color="auto"/>
            <w:bottom w:val="none" w:sz="0" w:space="0" w:color="auto"/>
            <w:right w:val="none" w:sz="0" w:space="0" w:color="auto"/>
          </w:divBdr>
        </w:div>
      </w:divsChild>
    </w:div>
    <w:div w:id="2093234554">
      <w:bodyDiv w:val="1"/>
      <w:marLeft w:val="0"/>
      <w:marRight w:val="0"/>
      <w:marTop w:val="0"/>
      <w:marBottom w:val="0"/>
      <w:divBdr>
        <w:top w:val="none" w:sz="0" w:space="0" w:color="auto"/>
        <w:left w:val="none" w:sz="0" w:space="0" w:color="auto"/>
        <w:bottom w:val="none" w:sz="0" w:space="0" w:color="auto"/>
        <w:right w:val="none" w:sz="0" w:space="0" w:color="auto"/>
      </w:divBdr>
      <w:divsChild>
        <w:div w:id="732122494">
          <w:marLeft w:val="821"/>
          <w:marRight w:val="0"/>
          <w:marTop w:val="96"/>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hart" Target="charts/chart2.xml"/><Relationship Id="rId26" Type="http://schemas.openxmlformats.org/officeDocument/2006/relationships/hyperlink" Target="https://www.sciencedirect.com/science/article/pii/S0924271622000727?casa_token=zgSYJo0pxlkAAAAA:ns8QlVg6kUaLLrPQ9M3hH38NnMLNZnqPwuGhwjG1PEY4LqqhLCuIVwHKjOSYZ38YQO_U5uSEkA" TargetMode="Externa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hart" Target="charts/chart1.xml"/><Relationship Id="rId25" Type="http://schemas.openxmlformats.org/officeDocument/2006/relationships/hyperlink" Target="https://www.robots.ox.ac.uk/~vgg/publications/2003/Sivic03/sivic03.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inst.eecs.berkeley.edu/~cs294-6/fa06/papers/nister_stewenius_cvpr2006.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inst.eecs.berkeley.edu/~cs294-6/fa06/papers/nister_stewenius_cvpr2006.pdf" TargetMode="External"/><Relationship Id="rId28"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image" Target="media/image10.jpeg"/><Relationship Id="rId8" Type="http://schemas.openxmlformats.org/officeDocument/2006/relationships/hyperlink" Target="https://github.com/rajarsheya/Scalable-Recognition-using-Vocabulary-Tree"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uwnetid-my.sharepoint.com/personal/josiahz_uw_edu/Documents/CSS58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wnetid-my.sharepoint.com/personal/josiahz_uw_edu/Documents/CSS58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wnetid-my.sharepoint.com/personal/josiahz_uw_edu/Documents/CSS58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wnetid-my.sharepoint.com/personal/josiahz_uw_edu/Documents/CSS58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Time while using ORB with K=3 and L=5</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Sheet1!$D$5</c:f>
              <c:strCache>
                <c:ptCount val="1"/>
                <c:pt idx="0">
                  <c:v>Time for Building Database (sec)</c:v>
                </c:pt>
              </c:strCache>
            </c:strRef>
          </c:tx>
          <c:spPr>
            <a:ln w="28575" cap="rnd">
              <a:solidFill>
                <a:schemeClr val="accent1"/>
              </a:solidFill>
              <a:round/>
            </a:ln>
            <a:effectLst/>
          </c:spPr>
          <c:marker>
            <c:symbol val="none"/>
          </c:marker>
          <c:cat>
            <c:strRef>
              <c:f>Sheet1!$C$6:$C$12</c:f>
              <c:strCache>
                <c:ptCount val="7"/>
                <c:pt idx="0">
                  <c:v>DVD_DB_3</c:v>
                </c:pt>
                <c:pt idx="1">
                  <c:v>DVD_DB_50</c:v>
                </c:pt>
                <c:pt idx="2">
                  <c:v>coco1k</c:v>
                </c:pt>
                <c:pt idx="3">
                  <c:v>coco5k</c:v>
                </c:pt>
                <c:pt idx="4">
                  <c:v>coco30k</c:v>
                </c:pt>
                <c:pt idx="5">
                  <c:v>coco75k</c:v>
                </c:pt>
                <c:pt idx="6">
                  <c:v>coco95k</c:v>
                </c:pt>
              </c:strCache>
            </c:strRef>
          </c:cat>
          <c:val>
            <c:numRef>
              <c:f>Sheet1!$D$6:$D$12</c:f>
              <c:numCache>
                <c:formatCode>General</c:formatCode>
                <c:ptCount val="7"/>
                <c:pt idx="0">
                  <c:v>0.25189400000000001</c:v>
                </c:pt>
                <c:pt idx="1">
                  <c:v>2.06853</c:v>
                </c:pt>
                <c:pt idx="2">
                  <c:v>44.240299999999998</c:v>
                </c:pt>
                <c:pt idx="3">
                  <c:v>223.26</c:v>
                </c:pt>
                <c:pt idx="4">
                  <c:v>1317.56</c:v>
                </c:pt>
                <c:pt idx="5">
                  <c:v>3300.123</c:v>
                </c:pt>
                <c:pt idx="6">
                  <c:v>4180.7730000000001</c:v>
                </c:pt>
              </c:numCache>
            </c:numRef>
          </c:val>
          <c:smooth val="0"/>
          <c:extLst>
            <c:ext xmlns:c16="http://schemas.microsoft.com/office/drawing/2014/chart" uri="{C3380CC4-5D6E-409C-BE32-E72D297353CC}">
              <c16:uniqueId val="{00000000-E5BC-1344-85BE-E251E5E5DD46}"/>
            </c:ext>
          </c:extLst>
        </c:ser>
        <c:ser>
          <c:idx val="1"/>
          <c:order val="1"/>
          <c:tx>
            <c:strRef>
              <c:f>Sheet1!$E$5</c:f>
              <c:strCache>
                <c:ptCount val="1"/>
                <c:pt idx="0">
                  <c:v>Time for querying (sec)</c:v>
                </c:pt>
              </c:strCache>
            </c:strRef>
          </c:tx>
          <c:spPr>
            <a:ln w="28575" cap="rnd">
              <a:solidFill>
                <a:schemeClr val="accent2"/>
              </a:solidFill>
              <a:round/>
            </a:ln>
            <a:effectLst/>
          </c:spPr>
          <c:marker>
            <c:symbol val="none"/>
          </c:marker>
          <c:cat>
            <c:strRef>
              <c:f>Sheet1!$C$6:$C$12</c:f>
              <c:strCache>
                <c:ptCount val="7"/>
                <c:pt idx="0">
                  <c:v>DVD_DB_3</c:v>
                </c:pt>
                <c:pt idx="1">
                  <c:v>DVD_DB_50</c:v>
                </c:pt>
                <c:pt idx="2">
                  <c:v>coco1k</c:v>
                </c:pt>
                <c:pt idx="3">
                  <c:v>coco5k</c:v>
                </c:pt>
                <c:pt idx="4">
                  <c:v>coco30k</c:v>
                </c:pt>
                <c:pt idx="5">
                  <c:v>coco75k</c:v>
                </c:pt>
                <c:pt idx="6">
                  <c:v>coco95k</c:v>
                </c:pt>
              </c:strCache>
            </c:strRef>
          </c:cat>
          <c:val>
            <c:numRef>
              <c:f>Sheet1!$E$6:$E$12</c:f>
              <c:numCache>
                <c:formatCode>General</c:formatCode>
                <c:ptCount val="7"/>
                <c:pt idx="0">
                  <c:v>2.5944400000000001</c:v>
                </c:pt>
                <c:pt idx="1">
                  <c:v>9.73</c:v>
                </c:pt>
                <c:pt idx="2">
                  <c:v>13.9598</c:v>
                </c:pt>
                <c:pt idx="3">
                  <c:v>305.24400000000003</c:v>
                </c:pt>
                <c:pt idx="4">
                  <c:v>1905.9</c:v>
                </c:pt>
                <c:pt idx="5">
                  <c:v>4703.3310000000001</c:v>
                </c:pt>
                <c:pt idx="6">
                  <c:v>5842.5</c:v>
                </c:pt>
              </c:numCache>
            </c:numRef>
          </c:val>
          <c:smooth val="0"/>
          <c:extLst>
            <c:ext xmlns:c16="http://schemas.microsoft.com/office/drawing/2014/chart" uri="{C3380CC4-5D6E-409C-BE32-E72D297353CC}">
              <c16:uniqueId val="{00000001-E5BC-1344-85BE-E251E5E5DD46}"/>
            </c:ext>
          </c:extLst>
        </c:ser>
        <c:dLbls>
          <c:showLegendKey val="0"/>
          <c:showVal val="0"/>
          <c:showCatName val="0"/>
          <c:showSerName val="0"/>
          <c:showPercent val="0"/>
          <c:showBubbleSize val="0"/>
        </c:dLbls>
        <c:smooth val="0"/>
        <c:axId val="1909602376"/>
        <c:axId val="529535528"/>
      </c:lineChart>
      <c:catAx>
        <c:axId val="190960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9535528"/>
        <c:crosses val="autoZero"/>
        <c:auto val="1"/>
        <c:lblAlgn val="ctr"/>
        <c:lblOffset val="100"/>
        <c:noMultiLvlLbl val="0"/>
      </c:catAx>
      <c:valAx>
        <c:axId val="529535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909602376"/>
        <c:crosses val="autoZero"/>
        <c:crossBetween val="between"/>
      </c:valAx>
      <c:spPr>
        <a:noFill/>
        <a:ln>
          <a:noFill/>
        </a:ln>
        <a:effectLst/>
      </c:spPr>
    </c:plotArea>
    <c:legend>
      <c:legendPos val="b"/>
      <c:layout>
        <c:manualLayout>
          <c:xMode val="edge"/>
          <c:yMode val="edge"/>
          <c:x val="0"/>
          <c:y val="0.79314763520172626"/>
          <c:w val="0.77543829842846412"/>
          <c:h val="0.1699617192119759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Time while using ORB with K=5 and L=4</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Sheet1!$I$5</c:f>
              <c:strCache>
                <c:ptCount val="1"/>
                <c:pt idx="0">
                  <c:v>Time for Building Database (sec)</c:v>
                </c:pt>
              </c:strCache>
            </c:strRef>
          </c:tx>
          <c:spPr>
            <a:ln w="28575" cap="rnd">
              <a:solidFill>
                <a:schemeClr val="accent1"/>
              </a:solidFill>
              <a:round/>
            </a:ln>
            <a:effectLst/>
          </c:spPr>
          <c:marker>
            <c:symbol val="none"/>
          </c:marker>
          <c:cat>
            <c:strRef>
              <c:f>Sheet1!$H$6:$H$12</c:f>
              <c:strCache>
                <c:ptCount val="7"/>
                <c:pt idx="0">
                  <c:v>DVD_DB_3</c:v>
                </c:pt>
                <c:pt idx="1">
                  <c:v>DVD_DB_50</c:v>
                </c:pt>
                <c:pt idx="2">
                  <c:v>coco1k</c:v>
                </c:pt>
                <c:pt idx="3">
                  <c:v>coco5k</c:v>
                </c:pt>
                <c:pt idx="4">
                  <c:v>coco30k</c:v>
                </c:pt>
                <c:pt idx="5">
                  <c:v>coco75k</c:v>
                </c:pt>
                <c:pt idx="6">
                  <c:v>coco95k</c:v>
                </c:pt>
              </c:strCache>
            </c:strRef>
          </c:cat>
          <c:val>
            <c:numRef>
              <c:f>Sheet1!$I$6:$I$12</c:f>
              <c:numCache>
                <c:formatCode>General</c:formatCode>
                <c:ptCount val="7"/>
                <c:pt idx="0">
                  <c:v>0.25967600000000002</c:v>
                </c:pt>
                <c:pt idx="1">
                  <c:v>2.20526</c:v>
                </c:pt>
                <c:pt idx="2">
                  <c:v>48.074599999999997</c:v>
                </c:pt>
                <c:pt idx="3">
                  <c:v>240.02</c:v>
                </c:pt>
                <c:pt idx="4">
                  <c:v>1536.9</c:v>
                </c:pt>
                <c:pt idx="5">
                  <c:v>3907.52</c:v>
                </c:pt>
                <c:pt idx="6">
                  <c:v>4771.8500000000004</c:v>
                </c:pt>
              </c:numCache>
            </c:numRef>
          </c:val>
          <c:smooth val="0"/>
          <c:extLst>
            <c:ext xmlns:c16="http://schemas.microsoft.com/office/drawing/2014/chart" uri="{C3380CC4-5D6E-409C-BE32-E72D297353CC}">
              <c16:uniqueId val="{00000000-57FD-7A44-B8BC-B106D3DFEEDC}"/>
            </c:ext>
          </c:extLst>
        </c:ser>
        <c:ser>
          <c:idx val="1"/>
          <c:order val="1"/>
          <c:tx>
            <c:strRef>
              <c:f>Sheet1!$J$5</c:f>
              <c:strCache>
                <c:ptCount val="1"/>
                <c:pt idx="0">
                  <c:v>Time for querying (sec)</c:v>
                </c:pt>
              </c:strCache>
            </c:strRef>
          </c:tx>
          <c:spPr>
            <a:ln w="28575" cap="rnd">
              <a:solidFill>
                <a:schemeClr val="accent2"/>
              </a:solidFill>
              <a:round/>
            </a:ln>
            <a:effectLst/>
          </c:spPr>
          <c:marker>
            <c:symbol val="none"/>
          </c:marker>
          <c:cat>
            <c:strRef>
              <c:f>Sheet1!$H$6:$H$12</c:f>
              <c:strCache>
                <c:ptCount val="7"/>
                <c:pt idx="0">
                  <c:v>DVD_DB_3</c:v>
                </c:pt>
                <c:pt idx="1">
                  <c:v>DVD_DB_50</c:v>
                </c:pt>
                <c:pt idx="2">
                  <c:v>coco1k</c:v>
                </c:pt>
                <c:pt idx="3">
                  <c:v>coco5k</c:v>
                </c:pt>
                <c:pt idx="4">
                  <c:v>coco30k</c:v>
                </c:pt>
                <c:pt idx="5">
                  <c:v>coco75k</c:v>
                </c:pt>
                <c:pt idx="6">
                  <c:v>coco95k</c:v>
                </c:pt>
              </c:strCache>
            </c:strRef>
          </c:cat>
          <c:val>
            <c:numRef>
              <c:f>Sheet1!$J$6:$J$12</c:f>
              <c:numCache>
                <c:formatCode>General</c:formatCode>
                <c:ptCount val="7"/>
                <c:pt idx="0">
                  <c:v>2.58433</c:v>
                </c:pt>
                <c:pt idx="1">
                  <c:v>2.5595400000000001</c:v>
                </c:pt>
                <c:pt idx="2">
                  <c:v>6.3966799999999999</c:v>
                </c:pt>
                <c:pt idx="3">
                  <c:v>135.97499999999999</c:v>
                </c:pt>
                <c:pt idx="4">
                  <c:v>727.95</c:v>
                </c:pt>
                <c:pt idx="5">
                  <c:v>1791.75</c:v>
                </c:pt>
                <c:pt idx="6">
                  <c:v>2746.45</c:v>
                </c:pt>
              </c:numCache>
            </c:numRef>
          </c:val>
          <c:smooth val="0"/>
          <c:extLst>
            <c:ext xmlns:c16="http://schemas.microsoft.com/office/drawing/2014/chart" uri="{C3380CC4-5D6E-409C-BE32-E72D297353CC}">
              <c16:uniqueId val="{00000001-57FD-7A44-B8BC-B106D3DFEEDC}"/>
            </c:ext>
          </c:extLst>
        </c:ser>
        <c:dLbls>
          <c:showLegendKey val="0"/>
          <c:showVal val="0"/>
          <c:showCatName val="0"/>
          <c:showSerName val="0"/>
          <c:showPercent val="0"/>
          <c:showBubbleSize val="0"/>
        </c:dLbls>
        <c:smooth val="0"/>
        <c:axId val="1744589464"/>
        <c:axId val="135064807"/>
      </c:lineChart>
      <c:catAx>
        <c:axId val="174458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5064807"/>
        <c:crosses val="autoZero"/>
        <c:auto val="1"/>
        <c:lblAlgn val="ctr"/>
        <c:lblOffset val="100"/>
        <c:noMultiLvlLbl val="0"/>
      </c:catAx>
      <c:valAx>
        <c:axId val="135064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744589464"/>
        <c:crosses val="autoZero"/>
        <c:crossBetween val="between"/>
      </c:valAx>
      <c:spPr>
        <a:noFill/>
        <a:ln>
          <a:noFill/>
        </a:ln>
        <a:effectLst/>
      </c:spPr>
    </c:plotArea>
    <c:legend>
      <c:legendPos val="b"/>
      <c:layout>
        <c:manualLayout>
          <c:xMode val="edge"/>
          <c:yMode val="edge"/>
          <c:x val="4.3816120495311521E-2"/>
          <c:y val="0.79841772742834027"/>
          <c:w val="0.68830136896788319"/>
          <c:h val="0.1699617192119759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Time while using ORB with K=3 and L=5</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Sheet1!$C$41</c:f>
              <c:strCache>
                <c:ptCount val="1"/>
                <c:pt idx="0">
                  <c:v>London (195 frames</c:v>
                </c:pt>
              </c:strCache>
            </c:strRef>
          </c:tx>
          <c:spPr>
            <a:solidFill>
              <a:schemeClr val="accent1"/>
            </a:solidFill>
            <a:ln>
              <a:noFill/>
            </a:ln>
            <a:effectLst/>
          </c:spPr>
          <c:invertIfNegative val="0"/>
          <c:cat>
            <c:strRef>
              <c:f>Sheet1!$D$40:$E$40</c:f>
              <c:strCache>
                <c:ptCount val="2"/>
                <c:pt idx="0">
                  <c:v>Time for Building Database (sec)</c:v>
                </c:pt>
                <c:pt idx="1">
                  <c:v>Time for querying (sec)</c:v>
                </c:pt>
              </c:strCache>
            </c:strRef>
          </c:cat>
          <c:val>
            <c:numRef>
              <c:f>Sheet1!$D$41:$E$41</c:f>
              <c:numCache>
                <c:formatCode>General</c:formatCode>
                <c:ptCount val="2"/>
                <c:pt idx="0">
                  <c:v>7.2469999999999999</c:v>
                </c:pt>
                <c:pt idx="1">
                  <c:v>3.1363400000000001</c:v>
                </c:pt>
              </c:numCache>
            </c:numRef>
          </c:val>
          <c:extLst>
            <c:ext xmlns:c16="http://schemas.microsoft.com/office/drawing/2014/chart" uri="{C3380CC4-5D6E-409C-BE32-E72D297353CC}">
              <c16:uniqueId val="{00000000-E1D3-4145-AF1C-02344D74CDCF}"/>
            </c:ext>
          </c:extLst>
        </c:ser>
        <c:ser>
          <c:idx val="1"/>
          <c:order val="1"/>
          <c:tx>
            <c:strRef>
              <c:f>Sheet1!$C$42</c:f>
              <c:strCache>
                <c:ptCount val="1"/>
                <c:pt idx="0">
                  <c:v>Cessna (290 frames)</c:v>
                </c:pt>
              </c:strCache>
            </c:strRef>
          </c:tx>
          <c:spPr>
            <a:solidFill>
              <a:schemeClr val="accent2"/>
            </a:solidFill>
            <a:ln>
              <a:noFill/>
            </a:ln>
            <a:effectLst/>
          </c:spPr>
          <c:invertIfNegative val="0"/>
          <c:cat>
            <c:strRef>
              <c:f>Sheet1!$D$40:$E$40</c:f>
              <c:strCache>
                <c:ptCount val="2"/>
                <c:pt idx="0">
                  <c:v>Time for Building Database (sec)</c:v>
                </c:pt>
                <c:pt idx="1">
                  <c:v>Time for querying (sec)</c:v>
                </c:pt>
              </c:strCache>
            </c:strRef>
          </c:cat>
          <c:val>
            <c:numRef>
              <c:f>Sheet1!$D$42:$E$42</c:f>
              <c:numCache>
                <c:formatCode>General</c:formatCode>
                <c:ptCount val="2"/>
                <c:pt idx="0">
                  <c:v>12.5054</c:v>
                </c:pt>
                <c:pt idx="1">
                  <c:v>3.27311</c:v>
                </c:pt>
              </c:numCache>
            </c:numRef>
          </c:val>
          <c:extLst>
            <c:ext xmlns:c16="http://schemas.microsoft.com/office/drawing/2014/chart" uri="{C3380CC4-5D6E-409C-BE32-E72D297353CC}">
              <c16:uniqueId val="{00000001-E1D3-4145-AF1C-02344D74CDCF}"/>
            </c:ext>
          </c:extLst>
        </c:ser>
        <c:dLbls>
          <c:showLegendKey val="0"/>
          <c:showVal val="0"/>
          <c:showCatName val="0"/>
          <c:showSerName val="0"/>
          <c:showPercent val="0"/>
          <c:showBubbleSize val="0"/>
        </c:dLbls>
        <c:gapWidth val="126"/>
        <c:overlap val="-27"/>
        <c:axId val="1909618696"/>
        <c:axId val="529405576"/>
      </c:barChart>
      <c:catAx>
        <c:axId val="1909618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9405576"/>
        <c:crosses val="autoZero"/>
        <c:auto val="1"/>
        <c:lblAlgn val="ctr"/>
        <c:lblOffset val="100"/>
        <c:noMultiLvlLbl val="0"/>
      </c:catAx>
      <c:valAx>
        <c:axId val="529405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618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Average scores for query image (L1 norm)</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Sheet1!$L$32</c:f>
              <c:strCache>
                <c:ptCount val="1"/>
                <c:pt idx="0">
                  <c:v>Average Score (K=3 and L=5)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Sheet1!$K$33:$K$39</c:f>
              <c:strCache>
                <c:ptCount val="7"/>
                <c:pt idx="0">
                  <c:v>DVD_DB_3</c:v>
                </c:pt>
                <c:pt idx="1">
                  <c:v>DVD_DB_50</c:v>
                </c:pt>
                <c:pt idx="2">
                  <c:v>coco1k</c:v>
                </c:pt>
                <c:pt idx="3">
                  <c:v>coco5k</c:v>
                </c:pt>
                <c:pt idx="4">
                  <c:v>coco30k</c:v>
                </c:pt>
                <c:pt idx="5">
                  <c:v>coco75k</c:v>
                </c:pt>
                <c:pt idx="6">
                  <c:v>coco95k</c:v>
                </c:pt>
              </c:strCache>
            </c:strRef>
          </c:xVal>
          <c:yVal>
            <c:numRef>
              <c:f>Sheet1!$L$33:$L$39</c:f>
              <c:numCache>
                <c:formatCode>General</c:formatCode>
                <c:ptCount val="7"/>
                <c:pt idx="0">
                  <c:v>2.1544699999999999</c:v>
                </c:pt>
                <c:pt idx="1">
                  <c:v>1.88781</c:v>
                </c:pt>
                <c:pt idx="2">
                  <c:v>2.0407600000000001</c:v>
                </c:pt>
                <c:pt idx="3">
                  <c:v>1.9914400000000001</c:v>
                </c:pt>
                <c:pt idx="4">
                  <c:v>1.1751199999999999</c:v>
                </c:pt>
                <c:pt idx="5">
                  <c:v>2.92361</c:v>
                </c:pt>
                <c:pt idx="6">
                  <c:v>2.3122799999999999</c:v>
                </c:pt>
              </c:numCache>
            </c:numRef>
          </c:yVal>
          <c:smooth val="1"/>
          <c:extLst>
            <c:ext xmlns:c16="http://schemas.microsoft.com/office/drawing/2014/chart" uri="{C3380CC4-5D6E-409C-BE32-E72D297353CC}">
              <c16:uniqueId val="{00000000-D196-1842-8BDD-8831FFF7EAC1}"/>
            </c:ext>
          </c:extLst>
        </c:ser>
        <c:ser>
          <c:idx val="1"/>
          <c:order val="1"/>
          <c:tx>
            <c:strRef>
              <c:f>Sheet1!$M$32</c:f>
              <c:strCache>
                <c:ptCount val="1"/>
                <c:pt idx="0">
                  <c:v>Average Score (K=5 and L=4)</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Sheet1!$K$33:$K$39</c:f>
              <c:strCache>
                <c:ptCount val="7"/>
                <c:pt idx="0">
                  <c:v>DVD_DB_3</c:v>
                </c:pt>
                <c:pt idx="1">
                  <c:v>DVD_DB_50</c:v>
                </c:pt>
                <c:pt idx="2">
                  <c:v>coco1k</c:v>
                </c:pt>
                <c:pt idx="3">
                  <c:v>coco5k</c:v>
                </c:pt>
                <c:pt idx="4">
                  <c:v>coco30k</c:v>
                </c:pt>
                <c:pt idx="5">
                  <c:v>coco75k</c:v>
                </c:pt>
                <c:pt idx="6">
                  <c:v>coco95k</c:v>
                </c:pt>
              </c:strCache>
            </c:strRef>
          </c:xVal>
          <c:yVal>
            <c:numRef>
              <c:f>Sheet1!$M$33:$M$39</c:f>
              <c:numCache>
                <c:formatCode>General</c:formatCode>
                <c:ptCount val="7"/>
                <c:pt idx="0">
                  <c:v>2.4669099999999999</c:v>
                </c:pt>
                <c:pt idx="1">
                  <c:v>2.1968100000000002</c:v>
                </c:pt>
                <c:pt idx="2">
                  <c:v>2.0944400000000001</c:v>
                </c:pt>
                <c:pt idx="3">
                  <c:v>1.9324600000000001</c:v>
                </c:pt>
                <c:pt idx="4">
                  <c:v>1.1023400000000001</c:v>
                </c:pt>
                <c:pt idx="5">
                  <c:v>2.1231200000000001</c:v>
                </c:pt>
                <c:pt idx="6">
                  <c:v>1.89341</c:v>
                </c:pt>
              </c:numCache>
            </c:numRef>
          </c:yVal>
          <c:smooth val="1"/>
          <c:extLst>
            <c:ext xmlns:c16="http://schemas.microsoft.com/office/drawing/2014/chart" uri="{C3380CC4-5D6E-409C-BE32-E72D297353CC}">
              <c16:uniqueId val="{00000001-D196-1842-8BDD-8831FFF7EAC1}"/>
            </c:ext>
          </c:extLst>
        </c:ser>
        <c:dLbls>
          <c:showLegendKey val="0"/>
          <c:showVal val="0"/>
          <c:showCatName val="0"/>
          <c:showSerName val="0"/>
          <c:showPercent val="0"/>
          <c:showBubbleSize val="0"/>
        </c:dLbls>
        <c:axId val="49539288"/>
        <c:axId val="28064248"/>
      </c:scatterChart>
      <c:valAx>
        <c:axId val="4953928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64248"/>
        <c:crosses val="autoZero"/>
        <c:crossBetween val="midCat"/>
      </c:valAx>
      <c:valAx>
        <c:axId val="28064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392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7A4D4-BF06-4BA0-A3D8-63287419C8A8}">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4857</Words>
  <Characters>27688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32481</CharactersWithSpaces>
  <SharedDoc>false</SharedDoc>
  <HLinks>
    <vt:vector size="36" baseType="variant">
      <vt:variant>
        <vt:i4>6619238</vt:i4>
      </vt:variant>
      <vt:variant>
        <vt:i4>21</vt:i4>
      </vt:variant>
      <vt:variant>
        <vt:i4>0</vt:i4>
      </vt:variant>
      <vt:variant>
        <vt:i4>5</vt:i4>
      </vt:variant>
      <vt:variant>
        <vt:lpwstr>https://www.sciencedirect.com/science/article/pii/S0924271622000727?casa_token=zgSYJo0pxlkAAAAA:ns8QlVg6kUaLLrPQ9M3hH38NnMLNZnqPwuGhwjG1PEY4LqqhLCuIVwHKjOSYZ38YQO_U5uSEkA</vt:lpwstr>
      </vt:variant>
      <vt:variant>
        <vt:lpwstr/>
      </vt:variant>
      <vt:variant>
        <vt:i4>7667770</vt:i4>
      </vt:variant>
      <vt:variant>
        <vt:i4>18</vt:i4>
      </vt:variant>
      <vt:variant>
        <vt:i4>0</vt:i4>
      </vt:variant>
      <vt:variant>
        <vt:i4>5</vt:i4>
      </vt:variant>
      <vt:variant>
        <vt:lpwstr>https://www.robots.ox.ac.uk/~vgg/publications/2003/Sivic03/sivic03.pdf</vt:lpwstr>
      </vt:variant>
      <vt:variant>
        <vt:lpwstr/>
      </vt:variant>
      <vt:variant>
        <vt:i4>4784216</vt:i4>
      </vt:variant>
      <vt:variant>
        <vt:i4>15</vt:i4>
      </vt:variant>
      <vt:variant>
        <vt:i4>0</vt:i4>
      </vt:variant>
      <vt:variant>
        <vt:i4>5</vt:i4>
      </vt:variant>
      <vt:variant>
        <vt:lpwstr>https://inst.eecs.berkeley.edu/~cs294-6/fa06/papers/nister_stewenius_cvpr2006.pdf</vt:lpwstr>
      </vt:variant>
      <vt:variant>
        <vt:lpwstr/>
      </vt:variant>
      <vt:variant>
        <vt:i4>4784216</vt:i4>
      </vt:variant>
      <vt:variant>
        <vt:i4>12</vt:i4>
      </vt:variant>
      <vt:variant>
        <vt:i4>0</vt:i4>
      </vt:variant>
      <vt:variant>
        <vt:i4>5</vt:i4>
      </vt:variant>
      <vt:variant>
        <vt:lpwstr>https://inst.eecs.berkeley.edu/~cs294-6/fa06/papers/nister_stewenius_cvpr2006.pdf</vt:lpwstr>
      </vt:variant>
      <vt:variant>
        <vt:lpwstr/>
      </vt:variant>
      <vt:variant>
        <vt:i4>7209071</vt:i4>
      </vt:variant>
      <vt:variant>
        <vt:i4>3</vt:i4>
      </vt:variant>
      <vt:variant>
        <vt:i4>0</vt:i4>
      </vt:variant>
      <vt:variant>
        <vt:i4>5</vt:i4>
      </vt:variant>
      <vt:variant>
        <vt:lpwstr/>
      </vt:variant>
      <vt:variant>
        <vt:lpwstr>one</vt:lpwstr>
      </vt:variant>
      <vt:variant>
        <vt:i4>1048605</vt:i4>
      </vt:variant>
      <vt:variant>
        <vt:i4>0</vt:i4>
      </vt:variant>
      <vt:variant>
        <vt:i4>0</vt:i4>
      </vt:variant>
      <vt:variant>
        <vt:i4>5</vt:i4>
      </vt:variant>
      <vt:variant>
        <vt:lpwstr>https://github.com/rajarsheya/Scalable-Recognition-using-Vocabulary-Tree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cp:lastModifiedBy>Arsheya Raj</cp:lastModifiedBy>
  <cp:revision>3</cp:revision>
  <cp:lastPrinted>2022-11-11T11:49:00Z</cp:lastPrinted>
  <dcterms:created xsi:type="dcterms:W3CDTF">2023-06-08T07:34:00Z</dcterms:created>
  <dcterms:modified xsi:type="dcterms:W3CDTF">2023-06-08T07:34:00Z</dcterms:modified>
</cp:coreProperties>
</file>